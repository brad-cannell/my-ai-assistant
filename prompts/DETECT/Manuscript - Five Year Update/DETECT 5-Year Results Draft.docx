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D536E" w:rsidR="00ED536E" w:rsidP="000F7310" w:rsidRDefault="00ED536E" w14:paraId="0C5B984C" w14:textId="6D4F023A">
      <w:pPr>
        <w:spacing w:line="259" w:lineRule="auto"/>
        <w:ind w:firstLine="0"/>
      </w:pPr>
      <w:r w:rsidRPr="00ED536E">
        <w:rPr>
          <w:b/>
          <w:bCs/>
        </w:rPr>
        <w:t>Title:</w:t>
      </w:r>
      <w:r w:rsidRPr="00ED536E">
        <w:t xml:space="preserve"> </w:t>
      </w:r>
      <w:r w:rsidR="008D2B03">
        <w:t>Results from the detection of elder abuse through emergency care technicians (DETECT) tool study</w:t>
      </w:r>
      <w:r w:rsidRPr="00ED536E">
        <w:t xml:space="preserve"> </w:t>
      </w:r>
    </w:p>
    <w:p w:rsidRPr="00ED536E" w:rsidR="00ED536E" w:rsidP="000F7310" w:rsidRDefault="00ED536E" w14:paraId="1B91CB85" w14:textId="2DD008D8">
      <w:pPr>
        <w:spacing w:line="259" w:lineRule="auto"/>
        <w:ind w:firstLine="0"/>
      </w:pPr>
      <w:r w:rsidRPr="15F56E0B" w:rsidR="00ED536E">
        <w:rPr>
          <w:b w:val="1"/>
          <w:bCs w:val="1"/>
        </w:rPr>
        <w:t>Journal:</w:t>
      </w:r>
      <w:r w:rsidR="00ED536E">
        <w:rPr/>
        <w:t xml:space="preserve"> </w:t>
      </w:r>
      <w:commentRangeStart w:id="1669149996"/>
      <w:r w:rsidR="00ED536E">
        <w:rPr/>
        <w:t xml:space="preserve">TBD </w:t>
      </w:r>
      <w:commentRangeEnd w:id="1669149996"/>
      <w:r>
        <w:rPr>
          <w:rStyle w:val="CommentReference"/>
        </w:rPr>
        <w:commentReference w:id="1669149996"/>
      </w:r>
    </w:p>
    <w:p w:rsidRPr="00ED536E" w:rsidR="00ED536E" w:rsidP="000F7310" w:rsidRDefault="00ED536E" w14:paraId="09496BC5" w14:textId="2B19D956">
      <w:pPr>
        <w:spacing w:line="259" w:lineRule="auto"/>
        <w:ind w:firstLine="0"/>
        <w:rPr>
          <w:b/>
          <w:bCs/>
        </w:rPr>
      </w:pPr>
      <w:r w:rsidRPr="747DC901" w:rsidR="00ED536E">
        <w:rPr>
          <w:b w:val="1"/>
          <w:bCs w:val="1"/>
        </w:rPr>
        <w:t xml:space="preserve">Authors: </w:t>
      </w:r>
    </w:p>
    <w:p w:rsidR="747DC901" w:rsidP="747DC901" w:rsidRDefault="747DC901" w14:paraId="1D0B4BC1" w14:textId="31CE6838">
      <w:pPr>
        <w:spacing w:line="259" w:lineRule="auto"/>
        <w:ind w:firstLine="0"/>
        <w:rPr>
          <w:b w:val="1"/>
          <w:bCs w:val="1"/>
        </w:rPr>
      </w:pPr>
    </w:p>
    <w:p w:rsidR="00ED536E" w:rsidP="00027FEE" w:rsidRDefault="00ED536E" w14:paraId="798DD593" w14:textId="5168867E">
      <w:pPr>
        <w:spacing w:line="240" w:lineRule="auto"/>
        <w:ind w:firstLine="0"/>
      </w:pPr>
      <w:commentRangeStart w:id="0"/>
      <w:r>
        <w:t>Brianna Burzynski</w:t>
      </w:r>
      <w:commentRangeEnd w:id="0"/>
      <w:r>
        <w:rPr>
          <w:rStyle w:val="CommentReference"/>
        </w:rPr>
        <w:commentReference w:id="0"/>
      </w:r>
    </w:p>
    <w:p w:rsidR="00027FEE" w:rsidP="00027FEE" w:rsidRDefault="00027FEE" w14:paraId="11C4DA6C" w14:textId="29E0289D">
      <w:pPr>
        <w:spacing w:line="240" w:lineRule="auto"/>
        <w:ind w:firstLine="0"/>
      </w:pPr>
      <w:r w:rsidR="4243E179">
        <w:rPr/>
        <w:t xml:space="preserve">Department of Epidemiology, Human Genetics &amp; Environmental Sciences </w:t>
      </w:r>
    </w:p>
    <w:p w:rsidR="15F56E0B" w:rsidP="15F56E0B" w:rsidRDefault="15F56E0B" w14:paraId="0031DFD6" w14:textId="5392D735">
      <w:pPr>
        <w:spacing w:line="240" w:lineRule="auto"/>
        <w:ind w:firstLine="0"/>
      </w:pPr>
    </w:p>
    <w:p w:rsidR="00027FEE" w:rsidP="00027FEE" w:rsidRDefault="00027FEE" w14:paraId="30E3C179" w14:textId="74CA7820">
      <w:pPr>
        <w:spacing w:line="240" w:lineRule="auto"/>
        <w:ind w:firstLine="0"/>
      </w:pPr>
      <w:r>
        <w:t>Morrigan Mahady</w:t>
      </w:r>
    </w:p>
    <w:p w:rsidR="00027FEE" w:rsidP="00027FEE" w:rsidRDefault="00027FEE" w14:paraId="52767AB6" w14:textId="1A970675">
      <w:pPr>
        <w:spacing w:line="240" w:lineRule="auto"/>
        <w:ind w:firstLine="0"/>
      </w:pPr>
      <w:r>
        <w:t>Department of Epidemiology, Human Genetics &amp; Environmental Sciences</w:t>
      </w:r>
      <w:r>
        <w:br/>
      </w:r>
      <w:r w:rsidRPr="00ED536E">
        <w:t xml:space="preserve">University of Texas School of Public Health </w:t>
      </w:r>
      <w:r>
        <w:br/>
      </w:r>
      <w:r w:rsidRPr="00ED536E">
        <w:t xml:space="preserve">Dallas Campus </w:t>
      </w:r>
      <w:r>
        <w:br/>
      </w:r>
      <w:r w:rsidRPr="00ED536E">
        <w:t>Dallas, TX 75390</w:t>
      </w:r>
      <w:r>
        <w:br/>
      </w:r>
      <w:r>
        <w:t>Email: Morrigan.Mahady@uth.tmc.edu</w:t>
      </w:r>
    </w:p>
    <w:p w:rsidR="00027FEE" w:rsidP="00027FEE" w:rsidRDefault="00027FEE" w14:paraId="1991EAAC" w14:textId="77777777">
      <w:pPr>
        <w:spacing w:line="240" w:lineRule="auto"/>
      </w:pPr>
    </w:p>
    <w:p w:rsidR="00ED536E" w:rsidP="00027FEE" w:rsidRDefault="00ED536E" w14:paraId="2A2365D3" w14:textId="5147683B">
      <w:pPr>
        <w:spacing w:line="240" w:lineRule="auto"/>
        <w:ind w:firstLine="0"/>
      </w:pPr>
      <w:commentRangeStart w:id="1"/>
      <w:r w:rsidRPr="00ED536E">
        <w:t xml:space="preserve">Brad Cannell, PhD, MPH </w:t>
      </w:r>
      <w:commentRangeEnd w:id="1"/>
      <w:r>
        <w:rPr>
          <w:rStyle w:val="CommentReference"/>
        </w:rPr>
        <w:commentReference w:id="1"/>
      </w:r>
      <w:r>
        <w:br/>
      </w:r>
      <w:r w:rsidRPr="00ED536E">
        <w:t xml:space="preserve">Associate Professor </w:t>
      </w:r>
      <w:r>
        <w:br/>
      </w:r>
      <w:r w:rsidRPr="00ED536E">
        <w:t xml:space="preserve">Department of Epidemiology, Human Genetics &amp; Environmental Sciences </w:t>
      </w:r>
      <w:r>
        <w:br/>
      </w:r>
      <w:r w:rsidRPr="00ED536E">
        <w:t xml:space="preserve">University of Texas School of Public Health </w:t>
      </w:r>
      <w:r>
        <w:br/>
      </w:r>
      <w:r w:rsidRPr="00ED536E">
        <w:t xml:space="preserve">Dallas Campus </w:t>
      </w:r>
      <w:r>
        <w:br/>
      </w:r>
      <w:r w:rsidRPr="00ED536E">
        <w:t xml:space="preserve">Dallas, TX 75390 </w:t>
      </w:r>
      <w:r>
        <w:br/>
      </w:r>
      <w:r w:rsidRPr="00ED536E">
        <w:t xml:space="preserve">Phone: 972-546-2941 </w:t>
      </w:r>
      <w:r>
        <w:br/>
      </w:r>
      <w:r w:rsidRPr="00ED536E">
        <w:t xml:space="preserve">Email: Michael.B.Cannell@uth.tmc.edu </w:t>
      </w:r>
    </w:p>
    <w:p w:rsidR="00ED536E" w:rsidP="00027FEE" w:rsidRDefault="00ED536E" w14:paraId="622A280B" w14:textId="77777777">
      <w:pPr>
        <w:spacing w:line="240" w:lineRule="auto"/>
      </w:pPr>
    </w:p>
    <w:p w:rsidR="00ED536E" w:rsidP="00027FEE" w:rsidRDefault="00ED536E" w14:paraId="472441AF" w14:textId="23644BE3">
      <w:pPr>
        <w:spacing w:line="240" w:lineRule="auto"/>
        <w:ind w:firstLine="0"/>
      </w:pPr>
      <w:r>
        <w:t>Melvin Livingston, Ph</w:t>
      </w:r>
      <w:r>
        <w:t>D</w:t>
      </w:r>
      <w:r>
        <w:br/>
      </w:r>
      <w:r>
        <w:t>Research Associate Professor</w:t>
      </w:r>
      <w:r>
        <w:br/>
      </w:r>
      <w:r>
        <w:t>Department of Behavioral Sciences and Health Education</w:t>
      </w:r>
      <w:r>
        <w:br/>
      </w:r>
      <w:r>
        <w:t>Rollins School of Public Health</w:t>
      </w:r>
      <w:r>
        <w:br/>
      </w:r>
      <w:r>
        <w:t>Emory University</w:t>
      </w:r>
      <w:r w:rsidR="00027FEE">
        <w:br/>
      </w:r>
      <w:r>
        <w:t>Atlanta, GA 30322</w:t>
      </w:r>
      <w:r>
        <w:br/>
      </w:r>
      <w:r>
        <w:t>Email: Melvin.Livingston@emory.edu</w:t>
      </w:r>
    </w:p>
    <w:p w:rsidR="00ED536E" w:rsidP="00027FEE" w:rsidRDefault="00ED536E" w14:paraId="54F8A240" w14:textId="77777777">
      <w:pPr>
        <w:spacing w:line="240" w:lineRule="auto"/>
      </w:pPr>
    </w:p>
    <w:p w:rsidRPr="00ED536E" w:rsidR="00ED536E" w:rsidP="00027FEE" w:rsidRDefault="00ED536E" w14:paraId="233C93C6" w14:textId="00FDDD8F">
      <w:pPr>
        <w:spacing w:line="240" w:lineRule="auto"/>
        <w:ind w:firstLine="0"/>
      </w:pPr>
      <w:r>
        <w:t>Jason Burnett, PhD</w:t>
      </w:r>
      <w:r>
        <w:br/>
      </w:r>
      <w:r>
        <w:t>Associate Professor</w:t>
      </w:r>
      <w:r>
        <w:br/>
      </w:r>
      <w:r>
        <w:t>Joan and Stanford Alexander Division of Geriatric and Palliative Medicine</w:t>
      </w:r>
      <w:r>
        <w:br/>
      </w:r>
      <w:r>
        <w:t>McGovern Medical School</w:t>
      </w:r>
      <w:r>
        <w:br/>
      </w:r>
      <w:r>
        <w:t>The University of Texas Health Science Center at Houston</w:t>
      </w:r>
      <w:r>
        <w:br/>
      </w:r>
      <w:r>
        <w:t>Houston, TX 77030</w:t>
      </w:r>
      <w:r>
        <w:br/>
      </w:r>
      <w:r>
        <w:t xml:space="preserve">Phone: 713-500-3845 </w:t>
      </w:r>
      <w:r>
        <w:br/>
      </w:r>
      <w:r>
        <w:t>Email: Jason.Burnett@uth.tmc.edu</w:t>
      </w:r>
    </w:p>
    <w:p w:rsidR="00ED536E" w:rsidP="00ED536E" w:rsidRDefault="00ED536E" w14:paraId="12372765" w14:textId="77777777"/>
    <w:p w:rsidR="00ED536E" w:rsidP="00ED536E" w:rsidRDefault="00ED536E" w14:paraId="557D0533" w14:textId="4A36305B">
      <w:r>
        <w:t>…</w:t>
      </w:r>
    </w:p>
    <w:p w:rsidRPr="00ED536E" w:rsidR="00ED536E" w:rsidP="00ED536E" w:rsidRDefault="00ED536E" w14:paraId="7368C23E" w14:textId="77777777">
      <w:pPr>
        <w:spacing w:line="259" w:lineRule="auto"/>
      </w:pPr>
    </w:p>
    <w:p w:rsidRPr="00ED536E" w:rsidR="00ED536E" w:rsidP="000F7310" w:rsidRDefault="00ED536E" w14:paraId="776FEFB3" w14:textId="77777777">
      <w:pPr>
        <w:spacing w:line="259" w:lineRule="auto"/>
        <w:ind w:firstLine="0"/>
        <w:rPr>
          <w:b/>
          <w:bCs/>
        </w:rPr>
      </w:pPr>
      <w:commentRangeStart w:id="2"/>
      <w:r w:rsidRPr="00ED536E">
        <w:rPr>
          <w:b/>
          <w:bCs/>
        </w:rPr>
        <w:t xml:space="preserve">Funding: </w:t>
      </w:r>
      <w:commentRangeEnd w:id="2"/>
      <w:r>
        <w:rPr>
          <w:rStyle w:val="CommentReference"/>
        </w:rPr>
        <w:commentReference w:id="2"/>
      </w:r>
    </w:p>
    <w:p w:rsidRPr="00ED536E" w:rsidR="00ED536E" w:rsidP="00027FEE" w:rsidRDefault="00ED536E" w14:paraId="1C4B9DB1" w14:textId="77777777">
      <w:r w:rsidRPr="00ED536E">
        <w:t xml:space="preserve">This project was supported by Award No. 2014-MU-CX-0102, awarded by the National Institute of Justice, Office of Justice Programs, U.S. Department of Justice. The opinions, findings, </w:t>
      </w:r>
      <w:r w:rsidRPr="00ED536E">
        <w:t xml:space="preserve">and conclusions or recommendations expressed in this publication are those of the author(s) and do not necessarily reflect those of the Department of Justice. </w:t>
      </w:r>
    </w:p>
    <w:p w:rsidR="00ED536E" w:rsidP="00027FEE" w:rsidRDefault="00ED536E" w14:paraId="1BED45ED" w14:textId="77777777">
      <w:r w:rsidRPr="00ED536E">
        <w:t xml:space="preserve">This research was also supported by the National Institute on Aging of the National Institutes of Health under Award Number R01AG059993. The content is solely the responsibility of the authors and does not necessarily represent the official views of the National Institutes of Health. </w:t>
      </w:r>
    </w:p>
    <w:p w:rsidRPr="00ED536E" w:rsidR="00ED536E" w:rsidP="00ED536E" w:rsidRDefault="00ED536E" w14:paraId="73226C0A" w14:textId="77777777">
      <w:pPr>
        <w:spacing w:line="259" w:lineRule="auto"/>
      </w:pPr>
    </w:p>
    <w:p w:rsidRPr="00ED536E" w:rsidR="00ED536E" w:rsidP="000F7310" w:rsidRDefault="00ED536E" w14:paraId="78A05888" w14:textId="77777777">
      <w:pPr>
        <w:spacing w:line="259" w:lineRule="auto"/>
        <w:ind w:firstLine="0"/>
        <w:rPr>
          <w:b/>
          <w:bCs/>
        </w:rPr>
      </w:pPr>
      <w:r w:rsidRPr="00ED536E">
        <w:rPr>
          <w:b/>
          <w:bCs/>
        </w:rPr>
        <w:t xml:space="preserve">Conflicts of interest: </w:t>
      </w:r>
    </w:p>
    <w:p w:rsidR="00ED536E" w:rsidP="000F7310" w:rsidRDefault="00ED536E" w14:paraId="3A714587" w14:textId="77777777">
      <w:pPr>
        <w:ind w:firstLine="0"/>
      </w:pPr>
      <w:r w:rsidRPr="00ED536E">
        <w:t xml:space="preserve">The authors have nothing to disclose. </w:t>
      </w:r>
    </w:p>
    <w:p w:rsidRPr="00ED536E" w:rsidR="00ED536E" w:rsidP="00ED536E" w:rsidRDefault="00ED536E" w14:paraId="78A682BA" w14:textId="77777777">
      <w:pPr>
        <w:spacing w:line="259" w:lineRule="auto"/>
      </w:pPr>
    </w:p>
    <w:p w:rsidRPr="00ED536E" w:rsidR="00ED536E" w:rsidP="000F7310" w:rsidRDefault="00ED536E" w14:paraId="26852A14" w14:textId="2A73B55E">
      <w:pPr>
        <w:spacing w:line="259" w:lineRule="auto"/>
        <w:ind w:firstLine="0"/>
      </w:pPr>
      <w:r w:rsidRPr="15F56E0B" w:rsidR="00ED536E">
        <w:rPr>
          <w:b w:val="1"/>
          <w:bCs w:val="1"/>
        </w:rPr>
        <w:t>Word Count:</w:t>
      </w:r>
      <w:r w:rsidR="00ED536E">
        <w:rPr/>
        <w:t xml:space="preserve"> 0 / </w:t>
      </w:r>
      <w:r w:rsidR="00ED536E">
        <w:rPr/>
        <w:t>TBD</w:t>
      </w:r>
    </w:p>
    <w:p w:rsidR="26D762AB" w:rsidP="15F56E0B" w:rsidRDefault="26D762AB" w14:paraId="6035498E" w14:textId="677E43BC">
      <w:pPr>
        <w:spacing w:line="259" w:lineRule="auto"/>
        <w:ind w:firstLine="0"/>
      </w:pPr>
      <w:r w:rsidR="26D762AB">
        <w:rPr/>
        <w:t>JAMA: 3,000 words or less</w:t>
      </w:r>
    </w:p>
    <w:p w:rsidR="26D762AB" w:rsidP="15F56E0B" w:rsidRDefault="26D762AB" w14:paraId="3E5904C1" w14:textId="3252EA72">
      <w:pPr>
        <w:spacing w:line="259" w:lineRule="auto"/>
        <w:ind w:firstLine="0"/>
      </w:pPr>
      <w:r w:rsidR="26D762AB">
        <w:rPr/>
        <w:t>JEAN: 12,000 words or less</w:t>
      </w:r>
    </w:p>
    <w:p w:rsidR="26D762AB" w:rsidP="15F56E0B" w:rsidRDefault="26D762AB" w14:paraId="65AF5549" w14:textId="0062B069">
      <w:pPr>
        <w:spacing w:line="259" w:lineRule="auto"/>
        <w:ind w:firstLine="0"/>
      </w:pPr>
      <w:r w:rsidR="26D762AB">
        <w:rPr/>
        <w:t>BMJ: 3,</w:t>
      </w:r>
      <w:r w:rsidR="510EA270">
        <w:rPr/>
        <w:t>000-4,000 recommended, no hard cap</w:t>
      </w:r>
    </w:p>
    <w:p w:rsidRPr="00ED536E" w:rsidR="00ED536E" w:rsidP="000F7310" w:rsidRDefault="00ED536E" w14:paraId="5DAC1988" w14:textId="293D57C6">
      <w:pPr>
        <w:spacing w:line="259" w:lineRule="auto"/>
        <w:ind w:firstLine="0"/>
      </w:pPr>
      <w:r w:rsidRPr="00ED536E">
        <w:rPr>
          <w:b/>
          <w:bCs/>
        </w:rPr>
        <w:t>Tables:</w:t>
      </w:r>
      <w:r w:rsidRPr="00ED536E">
        <w:t xml:space="preserve"> </w:t>
      </w:r>
      <w:r>
        <w:t>TBD</w:t>
      </w:r>
      <w:r w:rsidRPr="00ED536E">
        <w:t xml:space="preserve"> </w:t>
      </w:r>
    </w:p>
    <w:p w:rsidR="00ED536E" w:rsidP="000F7310" w:rsidRDefault="00ED536E" w14:paraId="2E5C4F33" w14:textId="0A2BB245">
      <w:pPr>
        <w:ind w:firstLine="0"/>
      </w:pPr>
      <w:r w:rsidRPr="00ED536E">
        <w:rPr>
          <w:b/>
          <w:bCs/>
        </w:rPr>
        <w:t>Figures:</w:t>
      </w:r>
      <w:r w:rsidRPr="00ED536E">
        <w:t xml:space="preserve"> </w:t>
      </w:r>
      <w:r>
        <w:t>TBD</w:t>
      </w:r>
    </w:p>
    <w:p w:rsidRPr="00ED536E" w:rsidR="00ED536E" w:rsidP="00ED536E" w:rsidRDefault="00ED536E" w14:paraId="2F8EC15E" w14:textId="77777777">
      <w:pPr>
        <w:spacing w:line="259" w:lineRule="auto"/>
      </w:pPr>
    </w:p>
    <w:p w:rsidRPr="00ED536E" w:rsidR="00ED536E" w:rsidP="000F7310" w:rsidRDefault="00ED536E" w14:paraId="6A9294C9" w14:textId="129CF96F">
      <w:pPr>
        <w:ind w:firstLine="0"/>
        <w:rPr>
          <w:b/>
          <w:bCs/>
        </w:rPr>
      </w:pPr>
      <w:commentRangeStart w:id="3"/>
      <w:r w:rsidRPr="00ED536E">
        <w:rPr>
          <w:b/>
          <w:bCs/>
        </w:rPr>
        <w:t xml:space="preserve">Author Contribution Statement: </w:t>
      </w:r>
      <w:commentRangeEnd w:id="3"/>
      <w:r>
        <w:rPr>
          <w:rStyle w:val="CommentReference"/>
        </w:rPr>
        <w:commentReference w:id="3"/>
      </w:r>
    </w:p>
    <w:p w:rsidR="00E671B2" w:rsidP="00ED536E" w:rsidRDefault="00E671B2" w14:paraId="739C0B99" w14:textId="77777777"/>
    <w:p w:rsidR="00ED536E" w:rsidP="00ED536E" w:rsidRDefault="00ED536E" w14:paraId="62FF4A50" w14:textId="77777777"/>
    <w:p w:rsidR="00ED536E" w:rsidRDefault="00ED536E" w14:paraId="0F2B8F27" w14:textId="151F72A8">
      <w:r>
        <w:br w:type="page"/>
      </w:r>
    </w:p>
    <w:p w:rsidRPr="00ED536E" w:rsidR="00ED536E" w:rsidP="000F7310" w:rsidRDefault="00ED536E" w14:paraId="467F1A54" w14:textId="28847D84">
      <w:pPr>
        <w:pStyle w:val="Heading1"/>
      </w:pPr>
      <w:r w:rsidRPr="00ED536E">
        <w:t>Abstract (</w:t>
      </w:r>
      <w:r w:rsidRPr="00ED536E">
        <w:t>0</w:t>
      </w:r>
      <w:r w:rsidRPr="00ED536E">
        <w:t xml:space="preserve"> / </w:t>
      </w:r>
      <w:r w:rsidRPr="00ED536E">
        <w:t>150</w:t>
      </w:r>
      <w:r w:rsidRPr="00ED536E">
        <w:t>) Between 1-3 sentences, include commentary as a keyword</w:t>
      </w:r>
    </w:p>
    <w:p w:rsidR="00ED536E" w:rsidP="00ED536E" w:rsidRDefault="00ED536E" w14:paraId="1521D0E6" w14:textId="77777777"/>
    <w:p w:rsidR="00ED536E" w:rsidP="000F7310" w:rsidRDefault="00ED536E" w14:paraId="4D57CCDD" w14:textId="77777777">
      <w:pPr>
        <w:ind w:firstLine="0"/>
        <w:rPr>
          <w:b/>
          <w:bCs/>
        </w:rPr>
      </w:pPr>
      <w:r w:rsidRPr="00ED536E">
        <w:rPr>
          <w:b/>
          <w:bCs/>
        </w:rPr>
        <w:t>Objective</w:t>
      </w:r>
    </w:p>
    <w:p w:rsidRPr="00ED536E" w:rsidR="00ED536E" w:rsidP="00ED536E" w:rsidRDefault="00ED536E" w14:paraId="2E4121B1" w14:textId="114E14F0"/>
    <w:p w:rsidR="00ED536E" w:rsidP="00ED536E" w:rsidRDefault="00ED536E" w14:paraId="3C5B14CD" w14:textId="77777777"/>
    <w:p w:rsidRPr="00ED536E" w:rsidR="00ED536E" w:rsidP="000F7310" w:rsidRDefault="00ED536E" w14:paraId="0D39C023" w14:textId="77777777">
      <w:pPr>
        <w:ind w:firstLine="0"/>
        <w:rPr>
          <w:b/>
          <w:bCs/>
        </w:rPr>
      </w:pPr>
      <w:r w:rsidRPr="00ED536E">
        <w:rPr>
          <w:b/>
          <w:bCs/>
        </w:rPr>
        <w:t>Methods</w:t>
      </w:r>
    </w:p>
    <w:p w:rsidR="00ED536E" w:rsidP="00ED536E" w:rsidRDefault="00ED536E" w14:paraId="7B8CB303" w14:textId="119E24BD"/>
    <w:p w:rsidR="00ED536E" w:rsidP="00ED536E" w:rsidRDefault="00ED536E" w14:paraId="5D01F757" w14:textId="77777777">
      <w:pPr>
        <w:rPr>
          <w:b/>
          <w:bCs/>
        </w:rPr>
      </w:pPr>
    </w:p>
    <w:p w:rsidRPr="00ED536E" w:rsidR="00ED536E" w:rsidP="000F7310" w:rsidRDefault="00ED536E" w14:paraId="5FBC720C" w14:textId="7B85F481">
      <w:pPr>
        <w:ind w:firstLine="0"/>
        <w:rPr>
          <w:b/>
          <w:bCs/>
        </w:rPr>
      </w:pPr>
      <w:r w:rsidRPr="00ED536E">
        <w:rPr>
          <w:b/>
          <w:bCs/>
        </w:rPr>
        <w:t>Results</w:t>
      </w:r>
    </w:p>
    <w:p w:rsidR="00ED536E" w:rsidP="00ED536E" w:rsidRDefault="00ED536E" w14:paraId="5B702F38" w14:textId="3E59E75B"/>
    <w:p w:rsidR="00ED536E" w:rsidP="00ED536E" w:rsidRDefault="00ED536E" w14:paraId="04532318" w14:textId="77777777"/>
    <w:p w:rsidR="00ED536E" w:rsidP="000F7310" w:rsidRDefault="00ED536E" w14:paraId="727E664D" w14:textId="79D050A8">
      <w:pPr>
        <w:ind w:firstLine="0"/>
        <w:rPr>
          <w:b/>
          <w:bCs/>
        </w:rPr>
      </w:pPr>
      <w:r w:rsidRPr="00ED536E">
        <w:rPr>
          <w:b/>
          <w:bCs/>
        </w:rPr>
        <w:t>Conclusions</w:t>
      </w:r>
    </w:p>
    <w:p w:rsidR="00ED536E" w:rsidP="00ED536E" w:rsidRDefault="00ED536E" w14:paraId="0BFF1AC5" w14:textId="37E09A4F"/>
    <w:p w:rsidR="00ED536E" w:rsidRDefault="00ED536E" w14:paraId="1298F783" w14:textId="3E8C9E58">
      <w:r>
        <w:br w:type="page"/>
      </w:r>
    </w:p>
    <w:p w:rsidR="00ED536E" w:rsidP="000F7310" w:rsidRDefault="00ED536E" w14:paraId="33A3610C" w14:textId="18B9521D">
      <w:pPr>
        <w:pStyle w:val="Heading1"/>
      </w:pPr>
      <w:r w:rsidRPr="004273B9">
        <w:t>Introduction</w:t>
      </w:r>
    </w:p>
    <w:p w:rsidR="000E1E48" w:rsidP="000E1E48" w:rsidRDefault="000E1E48" w14:paraId="0A57CA78" w14:textId="1357851D">
      <w:r>
        <w:t>Elder mistreatment (EM) occurs when an older adult is harmed or at risk of harm due to any act or failure to act, regardless of intent, made by a caregiver or other adult in a relationship that contains an expectation of trust</w:t>
      </w:r>
      <w:r>
        <w:fldChar w:fldCharType="begin"/>
      </w:r>
      <w:r w:rsidR="0054226B">
        <w:instrText xml:space="preserve"> ADDIN ZOTERO_ITEM CSL_CITATION {"citationID":"jg331Lbu","properties":{"formattedCitation":"\\super 1\\uc0\\u8211{}3\\nosupersub{}","plainCitation":"1–3","noteIndex":0},"citationItems":[{"id":4355,"uris":["http://zotero.org/users/11765067/items/685TGHZJ"],"itemData":{"id":4355,"type":"webpage","abstract":"Explore elder abuse definitions, the latest data, and prevention strategies.","language":"en-us","title":"About Abuse of Older Persons","URL":"https://www.cdc.gov/elder-abuse/about/index.html","author":[{"family":"CDC","given":""}],"accessed":{"date-parts":[["2025",4,9]]},"issued":{"date-parts":[["2025",1,31]]},"citation-key":"cdcAbuseOlderPersons2025"}},{"id":990,"uris":["http://zotero.org/users/11765067/items/7THENK3P"],"itemData":{"id":990,"type":"book","abstract":"Elder mistreatment is a recognized social problem of uncertain, though probably increasing, magnitude. According to the best available estimates, between 1 and 2 million Americans age 65 or older have been injured, exploited, or otherwise mistreated by someone on whom they depended for care or protection. The frequency of occurrence of elder mistreatment will undoubtedly increase over the next several decades, as the population ages. Yet little is known about its characteristics, causes, or consequences or about effective means of prevention. This report is intended to point the way toward better understanding of the nature and scope of the problem, a necessary condition for the development of informed policies and programs.","call-number":"NBK98802","collection-title":"The National Academies Collection: Reports funded by National Institutes of Health","event-place":"Washington (DC)","ISBN":"978-0-309-08434-5","language":"eng","license":"Copyright © 2003, National Academy of Sciences.","note":"PMID: 22812026","publisher":"National Academies Press (US)","publisher-place":"Washington (DC)","source":"PubMed","title":"Elder Mistreatment: Abuse, Neglect, and Exploitation in an Aging America","title-short":"Elder Mistreatment","URL":"http://www.ncbi.nlm.nih.gov/books/NBK98802/","author":[{"literal":"National Research Council (US) Panel to Review Risk and Prevalence of Elder Abuse and Neglect"}],"editor":[{"family":"Bonnie","given":"Richard J."},{"family":"Wallace","given":"Robert B."}],"accessed":{"date-parts":[["2023",8,14]]},"issued":{"date-parts":[["2003"]]},"citation-key":"nationalresearchcounciluspaneltoreviewriskandprevalenceofelderabuseandneglectElderMistreatmentAbuse2003"}},{"id":1020,"uris":["http://zotero.org/users/11765067/items/FEJH4L7P"],"itemData":{"id":1020,"type":"report","event-place":"Washington (DC)","publisher":"US Department of Justice, National Center on Elder Abuse","publisher-place":"Washington (DC)","title":"The elder justice roadmap: A stakeholder initaitive to respond to an emerging health, justice, financial, and social crisis","URL":"https://www.google.com/url?sa=t&amp;rct=j&amp;q=&amp;esrc=s&amp;source=web&amp;cd=&amp;ved=2ahUKEwi6t8_oyOGAAxWmnGoFHVTLD8sQFnoECBAQAQ&amp;url=https%3A%2F%2Fwww.justice.gov%2Ffile%2F852856%2Fdownload&amp;usg=AOvVaw0q1gacI4F7_rliJ5iy2BOI&amp;opi=89978449","author":[{"family":"Connolly","given":"Marie-Therese"},{"family":"Brandi","given":"Bonnie"},{"family":"Breckman","given":"Risa"}],"accessed":{"date-parts":[["2023",8,14]]},"issued":{"date-parts":[["2014",1]]},"citation-key":"connollyElderJusticeRoadmap2014"}}],"schema":"https://github.com/citation-style-language/schema/raw/master/csl-citation.json"} </w:instrText>
      </w:r>
      <w:r>
        <w:fldChar w:fldCharType="separate"/>
      </w:r>
      <w:r w:rsidRPr="000E1E48">
        <w:rPr>
          <w:rFonts w:ascii="Aptos" w:hAnsi="Aptos" w:cs="Times New Roman"/>
          <w:kern w:val="0"/>
          <w:vertAlign w:val="superscript"/>
        </w:rPr>
        <w:t>1–3</w:t>
      </w:r>
      <w:r>
        <w:fldChar w:fldCharType="end"/>
      </w:r>
      <w:r>
        <w:t>.</w:t>
      </w:r>
      <w:r>
        <w:t xml:space="preserve"> There are five major types of elder mistreatment – physical, sexual, emotional or psychological abuse, neglect, and financial exploitation. These categories are further expanded and defined by Texas Adult Protective Services (APS): sexual abuse, emotional abuse, physical abuse, physical neglect, medical neglect, mental health neglect, and financial exploitation</w:t>
      </w:r>
      <w:r>
        <w:fldChar w:fldCharType="begin"/>
      </w:r>
      <w:r w:rsidR="0054226B">
        <w:instrText xml:space="preserve"> ADDIN ZOTERO_ITEM CSL_CITATION {"citationID":"lUSNVEoM","properties":{"formattedCitation":"\\super 1\\uc0\\u8211{}5\\nosupersub{}","plainCitation":"1–5","noteIndex":0},"citationItems":[{"id":4355,"uris":["http://zotero.org/users/11765067/items/685TGHZJ"],"itemData":{"id":4355,"type":"webpage","abstract":"Explore elder abuse definitions, the latest data, and prevention strategies.","language":"en-us","title":"About Abuse of Older Persons","URL":"https://www.cdc.gov/elder-abuse/about/index.html","author":[{"family":"CDC","given":""}],"accessed":{"date-parts":[["2025",4,9]]},"issued":{"date-parts":[["2025",1,31]]},"citation-key":"cdcAbuseOlderPersons2025"}},{"id":990,"uris":["http://zotero.org/users/11765067/items/7THENK3P"],"itemData":{"id":990,"type":"book","abstract":"Elder mistreatment is a recognized social problem of uncertain, though probably increasing, magnitude. According to the best available estimates, between 1 and 2 million Americans age 65 or older have been injured, exploited, or otherwise mistreated by someone on whom they depended for care or protection. The frequency of occurrence of elder mistreatment will undoubtedly increase over the next several decades, as the population ages. Yet little is known about its characteristics, causes, or consequences or about effective means of prevention. This report is intended to point the way toward better understanding of the nature and scope of the problem, a necessary condition for the development of informed policies and programs.","call-number":"NBK98802","collection-title":"The National Academies Collection: Reports funded by National Institutes of Health","event-place":"Washington (DC)","ISBN":"978-0-309-08434-5","language":"eng","license":"Copyright © 2003, National Academy of Sciences.","note":"PMID: 22812026","publisher":"National Academies Press (US)","publisher-place":"Washington (DC)","source":"PubMed","title":"Elder Mistreatment: Abuse, Neglect, and Exploitation in an Aging America","title-short":"Elder Mistreatment","URL":"http://www.ncbi.nlm.nih.gov/books/NBK98802/","author":[{"literal":"National Research Council (US) Panel to Review Risk and Prevalence of Elder Abuse and Neglect"}],"editor":[{"family":"Bonnie","given":"Richard J."},{"family":"Wallace","given":"Robert B."}],"accessed":{"date-parts":[["2023",8,14]]},"issued":{"date-parts":[["2003"]]},"citation-key":"nationalresearchcounciluspaneltoreviewriskandprevalenceofelderabuseandneglectElderMistreatmentAbuse2003"}},{"id":1020,"uris":["http://zotero.org/users/11765067/items/FEJH4L7P"],"itemData":{"id":1020,"type":"report","event-place":"Washington (DC)","publisher":"US Department of Justice, National Center on Elder Abuse","publisher-place":"Washington (DC)","title":"The elder justice roadmap: A stakeholder initaitive to respond to an emerging health, justice, financial, and social crisis","URL":"https://www.google.com/url?sa=t&amp;rct=j&amp;q=&amp;esrc=s&amp;source=web&amp;cd=&amp;ved=2ahUKEwi6t8_oyOGAAxWmnGoFHVTLD8sQFnoECBAQAQ&amp;url=https%3A%2F%2Fwww.justice.gov%2Ffile%2F852856%2Fdownload&amp;usg=AOvVaw0q1gacI4F7_rliJ5iy2BOI&amp;opi=89978449","author":[{"family":"Connolly","given":"Marie-Therese"},{"family":"Brandi","given":"Bonnie"},{"family":"Breckman","given":"Risa"}],"accessed":{"date-parts":[["2023",8,14]]},"issued":{"date-parts":[["2014",1]]},"citation-key":"connollyElderJusticeRoadmap2014"}},{"id":1005,"uris":["http://zotero.org/users/11765067/items/ZYMMIG5Z"],"itemData":{"id":1005,"type":"article-journal","container-title":"New England Journal of Medicine","DOI":"10.1056/NEJMra1404688","ISSN":"0028-4793","issue":"20","journalAbbreviation":"N Engl J Med","note":"publisher: Massachusetts Medical Society","page":"1947-1956","source":"nejm.org (Atypon)","title":"Elder Abuse","volume":"373","author":[{"family":"Lachs","given":"Mark S."},{"family":"Pillemer","given":"Karl A."}],"editor":[{"family":"Campion","given":"Edward"}],"issued":{"date-parts":[["2015",11,12]]},"citation-key":"lachsElderAbuse2015"}},{"id":1041,"uris":["http://zotero.org/users/11765067/items/ML2ZMU93"],"itemData":{"id":1041,"type":"webpage","abstract":"Department of Family and Protective Services, Policy Handbooks.","language":"en","title":"Texas Adult Protective Services Handbook: 3200 Allegations","URL":"https://www.dfps.texas.gov/handbooks/APS/Files/APS_pg_3000.asp#APS_3200","author":[{"literal":"Texas Department of Family and Protective Services"}],"accessed":{"date-parts":[["2023",8,16]]},"issued":{"date-parts":[["2023",4]]},"citation-key":"texasdepartmentoffamilyandprotectiveservicesTexasAdultProtective2023"}}],"schema":"https://github.com/citation-style-language/schema/raw/master/csl-citation.json"} </w:instrText>
      </w:r>
      <w:r>
        <w:fldChar w:fldCharType="separate"/>
      </w:r>
      <w:r w:rsidRPr="000E1E48">
        <w:rPr>
          <w:rFonts w:ascii="Aptos" w:hAnsi="Aptos" w:cs="Times New Roman"/>
          <w:kern w:val="0"/>
          <w:vertAlign w:val="superscript"/>
        </w:rPr>
        <w:t>1–5</w:t>
      </w:r>
      <w:r>
        <w:fldChar w:fldCharType="end"/>
      </w:r>
      <w:r>
        <w:t>.</w:t>
      </w:r>
      <w:r>
        <w:t xml:space="preserve"> These types of EM are known to occur jointly, which results in polyvictimization and difficulty classifying the specific types of mistreatments that victims may experience</w:t>
      </w:r>
      <w:r>
        <w:fldChar w:fldCharType="begin"/>
      </w:r>
      <w:r>
        <w:instrText xml:space="preserve"> ADDIN ZOTERO_ITEM CSL_CITATION {"citationID":"DhLSAmGn","properties":{"formattedCitation":"\\super 2,4,6\\nosupersub{}","plainCitation":"2,4,6","noteIndex":0},"citationItems":[{"id":990,"uris":["http://zotero.org/users/11765067/items/7THENK3P"],"itemData":{"id":990,"type":"book","abstract":"Elder mistreatment is a recognized social problem of uncertain, though probably increasing, magnitude. According to the best available estimates, between 1 and 2 million Americans age 65 or older have been injured, exploited, or otherwise mistreated by someone on whom they depended for care or protection. The frequency of occurrence of elder mistreatment will undoubtedly increase over the next several decades, as the population ages. Yet little is known about its characteristics, causes, or consequences or about effective means of prevention. This report is intended to point the way toward better understanding of the nature and scope of the problem, a necessary condition for the development of informed policies and programs.","call-number":"NBK98802","collection-title":"The National Academies Collection: Reports funded by National Institutes of Health","event-place":"Washington (DC)","ISBN":"978-0-309-08434-5","language":"eng","license":"Copyright © 2003, National Academy of Sciences.","note":"PMID: 22812026","publisher":"National Academies Press (US)","publisher-place":"Washington (DC)","source":"PubMed","title":"Elder Mistreatment: Abuse, Neglect, and Exploitation in an Aging America","title-short":"Elder Mistreatment","URL":"http://www.ncbi.nlm.nih.gov/books/NBK98802/","author":[{"literal":"National Research Council (US) Panel to Review Risk and Prevalence of Elder Abuse and Neglect"}],"editor":[{"family":"Bonnie","given":"Richard J."},{"family":"Wallace","given":"Robert B."}],"accessed":{"date-parts":[["2023",8,14]]},"issued":{"date-parts":[["2003"]]},"citation-key":"nationalresearchcounciluspaneltoreviewriskandprevalenceofelderabuseandneglectElderMistreatmentAbuse2003"}},{"id":1005,"uris":["http://zotero.org/users/11765067/items/ZYMMIG5Z"],"itemData":{"id":1005,"type":"article-journal","container-title":"New England Journal of Medicine","DOI":"10.1056/NEJMra1404688","ISSN":"0028-4793","issue":"20","journalAbbreviation":"N Engl J Med","note":"publisher: Massachusetts Medical Society","page":"1947-1956","source":"nejm.org (Atypon)","title":"Elder Abuse","volume":"373","author":[{"family":"Lachs","given":"Mark S."},{"family":"Pillemer","given":"Karl A."}],"editor":[{"family":"Campion","given":"Edward"}],"issued":{"date-parts":[["2015",11,12]]},"citation-key":"lachsElderAbuse2015"}},{"id":1043,"uris":["http://zotero.org/users/11765067/items/ULM6RSDB"],"itemData":{"id":1043,"type":"article-journal","container-title":"Victimization of the Eldery and Disabled","issue":"1","language":"en","page":"3-4,15-16","title":"Polyvictimization in later life","volume":"17","author":[{"family":"Ramsey-Klawsnik","given":"Holly"},{"family":"Heisler","given":"Candace"}],"issued":{"date-parts":[["2014",6]]},"citation-key":"ramsey-klawsnikPolyvictimizationLaterLife2014"}}],"schema":"https://github.com/citation-style-language/schema/raw/master/csl-citation.json"} </w:instrText>
      </w:r>
      <w:r>
        <w:fldChar w:fldCharType="separate"/>
      </w:r>
      <w:r w:rsidRPr="000E1E48">
        <w:rPr>
          <w:rFonts w:ascii="Aptos" w:hAnsi="Aptos" w:cs="Times New Roman"/>
          <w:kern w:val="0"/>
          <w:vertAlign w:val="superscript"/>
        </w:rPr>
        <w:t>2,4,6</w:t>
      </w:r>
      <w:r>
        <w:fldChar w:fldCharType="end"/>
      </w:r>
      <w:r>
        <w:t xml:space="preserve">. </w:t>
      </w:r>
    </w:p>
    <w:p w:rsidR="000E1E48" w:rsidP="000E1E48" w:rsidRDefault="000E1E48" w14:paraId="26982439" w14:textId="1D8F7509">
      <w:r w:rsidR="000E1E48">
        <w:rPr/>
        <w:t>Conservative</w:t>
      </w:r>
      <w:del w:author="Mahady, Morrigan" w:date="2025-04-16T19:27:00.659Z" w:id="931590279">
        <w:r w:rsidDel="000E1E48">
          <w:delText>ly,</w:delText>
        </w:r>
      </w:del>
      <w:r w:rsidR="000E1E48">
        <w:rPr/>
        <w:t xml:space="preserve"> estimates </w:t>
      </w:r>
      <w:r w:rsidR="000E1E48">
        <w:rPr/>
        <w:t>indicate</w:t>
      </w:r>
      <w:r w:rsidR="000E1E48">
        <w:rPr/>
        <w:t xml:space="preserve"> that 11% of cognitively intact older adults</w:t>
      </w:r>
      <w:r>
        <w:fldChar w:fldCharType="begin"/>
      </w:r>
      <w:r>
        <w:instrText xml:space="preserve"> ADDIN ZOTERO_ITEM CSL_CITATION {"citationID":"mBwASAOQ","properties":{"formattedCitation":"\\super 7,8\\nosupersub{}","plainCitation":"7,8","noteIndex":0},"citationItems":[{"id":996,"uris":["http://zotero.org/users/11765067/items/2W9Y3F8C"],"itemData":{"id":996,"type":"article-journal","abstract":"Objectives. We estimated prevalence and assessed correlates of emotional, physical, sexual, and financial mistreatment and potential neglect (defined as an identified need for assistance that no one was actively addressing) of adults aged 60 years or older in a randomly selected national sample., Methods. We compiled a representative sample by random digit dialing across geographic strata. We used computer-assisted telephone interviewing to standardize collection of demographic, risk factor, and mistreatment data. We subjected prevalence estimates and mistreatment correlates to logistic regression., Results. We analyzed data from 5777 respondents. One-year prevalence was 4.6% for emotional abuse, 1.6% for physical abuse, 0.6% for sexual abuse, 5.1% for potential neglect, and 5.2% for current financial abuse by a family member. One in 10 respondents reported emotional, physical, or sexual mistreatment or potential neglect in the past year. The most consistent correlates of mistreatment across abuse types were low social support and previous traumatic event exposure., Conclusions. Our data showed that abuse of the elderly is prevalent. Addressing low social support with preventive interventions could have significant public health implications.","container-title":"American Journal of Public Health","DOI":"10.2105/AJPH.2009.163089","ISSN":"0090-0036","issue":"2","journalAbbreviation":"Am J Public Health","note":"PMID: 20019303\nPMCID: PMC2804623","page":"292-297","source":"PubMed Central","title":"Prevalence and Correlates of Emotional, Physical, Sexual, and Financial Abuse and Potential Neglect in the United States: The National Elder Mistreatment Study","title-short":"Prevalence and Correlates of Emotional, Physical, Sexual, and Financial Abuse and Potential Neglect in the United States","volume":"100","author":[{"family":"Acierno","given":"Ron"},{"family":"Hernandez","given":"Melba A."},{"family":"Amstadter","given":"Ananda B."},{"family":"Resnick","given":"Heidi S."},{"family":"Steve","given":"Kenneth"},{"family":"Muzzy","given":"Wendy"},{"family":"Kilpatrick","given":"Dean G."}],"issued":{"date-parts":[["2010",2]]},"citation-key":"aciernoPrevalenceCorrelatesEmotional2010"}},{"id":1036,"uris":["http://zotero.org/users/11765067/items/DYKFLF95"],"itemData":{"id":1036,"type":"article-journal","abstract":"This study examines the prevalence and correlates of psychological abuse and physical abuse against women and men aged 70 or older. Self-report data from 2,185 respondents in the 2010 National Intimate Partner and Sexual Violence Survey (NISVS) were used to create weighted estimates for past-year experiences of abuse. Correlates were then examined using survey logistic regression models. More than 1 in 10 adults who are 70 years of age or older (14.0%) have experienced some form of abuse in the past year, with 12.1% experiencing psychological abuse and 1.7% experiencing physical abuse. One in five victims (20.8%) were abused by both intimate and nonintimate partners. Health care insecurity was the strongest correlate of past-year abuse. The odds of experiencing abuse were 4.53 times greater for those who experienced health care insecurity than for those who did not. This presents a significant challenge for identifying and helping victims of abuse.","container-title":"Journal of Elder Abuse &amp; Neglect","DOI":"10.1080/08946566.2016.1249817","ISSN":"0894-6566","issue":"1","note":"publisher: Routledge\n_eprint: https://doi.org/10.1080/08946566.2016.1249817\nPMID: 27782784","page":"1-14","source":"Taylor and Francis+NEJM","title":"Prevalence estimates and correlates of elder abuse in the United States: The National Intimate Partner and Sexual Violence Survey","title-short":"Prevalence estimates and correlates of elder abuse in the United States","volume":"29","author":[{"family":"Rosay","given":"Andre B."},{"family":"Mulford","given":"Carrie F."}],"issued":{"date-parts":[["2017",1,1]]},"citation-key":"rosayPrevalenceEstimatesCorrelates2017"}}],"schema":"https://github.com/citation-style-language/schema/raw/master/csl-citation.json"} </w:instrText>
      </w:r>
      <w:r>
        <w:fldChar w:fldCharType="separate"/>
      </w:r>
      <w:r w:rsidRPr="000E1E48" w:rsidR="000E1E48">
        <w:rPr>
          <w:rFonts w:ascii="Aptos" w:hAnsi="Aptos" w:cs="Times New Roman"/>
          <w:kern w:val="0"/>
          <w:vertAlign w:val="superscript"/>
        </w:rPr>
        <w:t>7,8</w:t>
      </w:r>
      <w:r>
        <w:fldChar w:fldCharType="end"/>
      </w:r>
      <w:r w:rsidR="000E1E48">
        <w:rPr/>
        <w:t xml:space="preserve"> and 30-75% of older adults with Alzheimer's Disease or Related Dementias (ADRD)</w:t>
      </w:r>
      <w:r>
        <w:fldChar w:fldCharType="begin"/>
      </w:r>
      <w:r>
        <w:instrText xml:space="preserve"> ADDIN ZOTERO_ITEM CSL_CITATION {"citationID":"Sb4EMJHY","properties":{"formattedCitation":"\\super 7,9\\uc0\\u8211{}13\\nosupersub{}","plainCitation":"7,9–13","noteIndex":0},"citationItems":[{"id":996,"uris":["http://zotero.org/users/11765067/items/2W9Y3F8C"],"itemData":{"id":996,"type":"article-journal","abstract":"Objectives. We estimated prevalence and assessed correlates of emotional, physical, sexual, and financial mistreatment and potential neglect (defined as an identified need for assistance that no one was actively addressing) of adults aged 60 years or older in a randomly selected national sample., Methods. We compiled a representative sample by random digit dialing across geographic strata. We used computer-assisted telephone interviewing to standardize collection of demographic, risk factor, and mistreatment data. We subjected prevalence estimates and mistreatment correlates to logistic regression., Results. We analyzed data from 5777 respondents. One-year prevalence was 4.6% for emotional abuse, 1.6% for physical abuse, 0.6% for sexual abuse, 5.1% for potential neglect, and 5.2% for current financial abuse by a family member. One in 10 respondents reported emotional, physical, or sexual mistreatment or potential neglect in the past year. The most consistent correlates of mistreatment across abuse types were low social support and previous traumatic event exposure., Conclusions. Our data showed that abuse of the elderly is prevalent. Addressing low social support with preventive interventions could have significant public health implications.","container-title":"American Journal of Public Health","DOI":"10.2105/AJPH.2009.163089","ISSN":"0090-0036","issue":"2","journalAbbreviation":"Am J Public Health","note":"PMID: 20019303\nPMCID: PMC2804623","page":"292-297","source":"PubMed Central","title":"Prevalence and Correlates of Emotional, Physical, Sexual, and Financial Abuse and Potential Neglect in the United States: The National Elder Mistreatment Study","title-short":"Prevalence and Correlates of Emotional, Physical, Sexual, and Financial Abuse and Potential Neglect in the United States","volume":"100","author":[{"family":"Acierno","given":"Ron"},{"family":"Hernandez","given":"Melba A."},{"family":"Amstadter","given":"Ananda B."},{"family":"Resnick","given":"Heidi S."},{"family":"Steve","given":"Kenneth"},{"family":"Muzzy","given":"Wendy"},{"family":"Kilpatrick","given":"Dean G."}],"issued":{"date-parts":[["2010",2]]},"citation-key":"aciernoPrevalenceCorrelatesEmotional2010"}},{"id":1023,"uris":["http://zotero.org/users/11765067/items/N54XRYC6"],"itemData":{"id":1023,"type":"article-journal","abstract":"Objective: To determine the prevalence of abusive behaviours by family carers of people with dementia. Design: Representative cross sectional survey. Setting: Community mental health teams in Essex and London. Participants: 220 family carers of people newly referred to secondary psychiatric services with dementia who were living at home. Main outcome measure: Psychological and physical abuse (revised modified conflict tactics scale). Results: 115 (52%, 95% confidence interval 46% to 59%) carers reported some abusive behaviour and 74 (34%, 27% to 40%) reported important levels of abuse. Verbal abuse was most commonly reported. Only three (1.4%) carers reported occasional physical abuse. Conclusions: Abusive behaviour by family carers towards people with dementia is common, with a third reporting important levels of abuse and half some abusive behaviour. We found few cases of physical or frequent abuse, although those with the most abusive behaviour may have been reluctant to report it.","container-title":"BMJ: British Medical Journal","ISSN":"0959-8138","issue":"7694","note":"publisher: BMJ","page":"583-586","source":"JSTOR","title":"Abuse of People with Dementia by Family Carers: Representative Cross Sectional Survey","title-short":"Abuse of People with Dementia by Family Carers","volume":"338","author":[{"family":"Cooper","given":"Claudia"},{"family":"Selwood","given":"Amber"},{"family":"Blanchard","given":"Martin"},{"family":"Walker","given":"Zuzana"},{"family":"Blizard","given":"Robert"},{"family":"Livingston","given":"Gill"}],"issued":{"date-parts":[["2009"]]},"citation-key":"cooperAbusePeopleDementia2009"}},{"id":1025,"uris":["http://zotero.org/users/11765067/items/SB9BTYGG"],"itemData":{"id":1025,"type":"article-journal","abstract":"OBJECTIVE: To investigate characteristics of people with dementia and their caregivers (CGs) that are associated with mistreatment in order to inform clinicians about screening for mistreatment. DESIGN: A convenience sample of CG–care recipient (CR) dyads were assessed for literature-supported factors associated with mistreatment, and evidence of mistreatment for the prior year was collected. An expert panel considered the evidence and decided on occurrences of psychological abuse, physical abuse, and neglect based on criteria adopted before data collection. SETTING: Participants' homes. PARTICIPANTS: One hundred twenty-nine persons with dementia and their CGs. MEASUREMENTS: CG and CR characteristics (demographic, health, and psychosocial variables), relationship characteristics, and three elder abuse and neglect detection instruments. RESULTS: Mistreatment was detected in 47.3%. Variables associated with different kinds and combinations of mistreatment types included the CG's anxiety, depressive symptoms, social contacts, perceived burden, emotional status, and role limitations due to emotional problems and the CR's psychological aggression and physical assault behaviors. The combination of CR's physical assault and psychological aggression provided the best sensitivity (75.4%) and specificity (70.6%) for elder mistreatment as defined by the expert panel. This finding has potential to be useful as a clinical screen for detecting mistreatment. CONCLUSIONS: The findings suggest important characteristics of older adults with dementia and their CGs that have potential for use in a clinical screening tool for elder mistreatment. Potential screening questions to be asked of CGs of people with dementia are suggested.","container-title":"Journal of the American Geriatrics Society","DOI":"10.1111/j.1532-5415.2010.02737.x","ISSN":"1532-5415","issue":"3","language":"en","license":"© 2010, Copyright the Authors. Journal compilation © 2010, The American Geriatrics Society","note":"_eprint: https://onlinelibrary.wiley.com/doi/pdf/10.1111/j.1532-5415.2010.02737.x","page":"493-500","source":"Wiley Online Library","title":"Screening for Abuse and Neglect of People with Dementia","volume":"58","author":[{"family":"Wiglesworth","given":"Aileen"},{"family":"Mosqueda","given":"Laura"},{"family":"Mulnard","given":"Ruth"},{"family":"Liao","given":"Solomon"},{"family":"Gibbs","given":"Lisa"},{"family":"Fitzgerald","given":"William"}],"issued":{"date-parts":[["2010"]]},"citation-key":"wiglesworthScreeningAbuseNeglect2010"}},{"id":1028,"uris":["http://zotero.org/users/11765067/items/UNNKFXZH"],"itemData":{"id":1028,"type":"article-journal","abstract":"The purpose of this study was to identify risk and protective factors for abusive and neglectful behavior in the context of daily caregiving.Family caregivers who co-reside with a care recipient with Alzheimer’s disease and related dementia, recruited from social media, completed 21-days of diaries. Multilevel modeling with days (n = 831) nested within caregivers (N = 50) was used to evaluate relationships between hypothesized risk and protective factors and the odds of an abusive or neglectful behavior on a given day.Disruptions in the daily routine and stress of the caregiver related to behavioral symptoms of the care recipient are significant risk factors for abusive and neglectful behavior. Participating in a meaningful activity with the care recipient when it occurs twice in a day is a significant protective factor against use of a neglect behavior (OR = 0.19; CI 0.06–0.64; p = .01), but not for abusive behavior. Hypotheses that spending the full day together would increase risk, and that receipt of instrumental support and caregiver participation in self-care would decrease risk, were not supported.Findings demonstrate that risk of an abusive or neglectful behavior varies from day-to-day in the presence and absence of contextual factors, and that the majority of the variance in the odds an abusive or neglectful behavior occurring is related to day-level factors. Findings demonstrate that diary surveys are critical to identifying ecologically valid modifiable risk and protective factors for abusive and neglectful behaviors that can be targeted in future interventions.","container-title":"The Gerontologist","DOI":"10.1093/geront/gnz110","ISSN":"0016-9013","issue":"3","journalAbbreviation":"The Gerontologist","page":"483-493","source":"Silverchair","title":"Daily Context for Abusive and Neglectful Behavior in Family Caregiving for Dementia","volume":"60","author":[{"family":"Pickering","given":"Carolyn E Z"},{"family":"Yefimova","given":"Maria"},{"family":"Maxwell","given":"Christopher"},{"family":"Puga","given":"Frank"},{"family":"Sullivan","given":"Tami"}],"issued":{"date-parts":[["2020",4,2]]},"citation-key":"pickeringDailyContextAbusive2020"}},{"id":1031,"uris":["http://zotero.org/users/11765067/items/J53A62DC"],"itemData":{"id":1031,"type":"article-journal","abstract":"This article is based on the lecture for the 2014 American Geriatrics Society Outstanding Scientific Achievement for Clinical Investigation Award. Elder abuse is a global public health and human rights problem. Evidence suggests that elder abuse is prevalent, predictable, costly, and sometimes fatal. This review will highlight the global epidemiology of elder abuse in terms of its prevalence, risk factors, and consequences in community populations. The global literature in PubMed, MEDLINE, PsycINFO, BIOSIS, Science Direct, and Cochrane Central was searched. Search terms included elder abuse, elder mistreatment, elder maltreatment, prevalence, incidence, risk factors, protective factors, outcomes, and consequences. Studies that existed only as abstracts, case series, or case reports or recruited individuals younger than 60; qualitative studies; and non-English publications were excluded. Tables and figures were created to highlight the findings: the most-detailed analyses to date of the prevalence of elder abuse according to continent, risk and protective factors, graphic presentation of odds ratios and confidence intervals for major risk factors, consequences, and practical suggestions for health professionals in addressing elder abuse. Elder abuse is common in community-dwelling older adults, especially minority older adults. This review identifies important knowledge gaps, such as a lack of consistency in definitions of elder abuse; insufficient research with regard to screening; and etiological, intervention, and prevention research. Concerted efforts from researchers, community organizations, healthcare and legal professionals, social service providers, and policy-makers should be promoted to address the global problem of elder abuse.","container-title":"Journal of the American Geriatrics Society","DOI":"10.1111/jgs.13454","ISSN":"1532-5415","issue":"6","language":"en","license":"© 2015, Copyright the Author Journal compilation © 2015, The American Geriatrics Society","note":"_eprint: https://onlinelibrary.wiley.com/doi/pdf/10.1111/jgs.13454","page":"1214-1238","source":"Wiley Online Library","title":"Elder Abuse: Systematic Review and Implications for Practice","title-short":"Elder Abuse","volume":"63","author":[{"family":"Dong","given":"Xin Qi"}],"issued":{"date-parts":[["2015"]]},"citation-key":"dongElderAbuseSystematic2015"}},{"id":993,"uris":["http://zotero.org/users/11765067/items/NV7JPLP7"],"itemData":{"id":993,"type":"article-journal","abstract":"Older adults with dementia may be at high risk for abuse, but the topic has not been well studied. We conducted a literature review to examine the relationships between elder abuse and dementia. We found that psychological abuse was the most common form of abuse among older adults, with estimates of its prevalence ranging from 27.9 percent to 62.3 percent. Physical abuse was estimated to affect 3.5-23.1 percent of older adults with dementia. We also found that many older adults experienced multiple forms of abuse simultaneously, and the risk of mortality from abuse and self-neglect may be higher in older adults with greater levels of cognitive impairment. We summarize programs and policies related to the abuse of older adults with dementia, including adult protective services, mandatory elder abuse reporting, and the Long-Term Care Ombudsman Program. We also summarize aspects of the National Alzheimer's Project Act, the Older Americans Act, and the Elder Justice Act. In spite of a recent increase in research and policy developments on elder abuse, challenges such as insufficient funding, limited knowledge about elder abuse, a lack of funding for the implementation of federal and state programs relevant to elder abuse and dementia, and a lack of dementia-specific training for front-line health care staff persist. Stronger programs targeting the well-being of older adults with dementia are needed. [PUBLICATION ABSTRACT]","container-title":"Health Affairs","ISSN":"02782715","issue":"4","language":"English","license":"Copyright The People to People Health Foundation, Inc., Project HOPE Apr 2014","note":"number-of-pages: 8\npublisher-place: Chevy Chase, United States\npublisher: The People to People Health Foundation, Inc., Project HOPE\nsection: ELDER ABUSE","page":"642-9","source":"ProQuest","title":"Elder Abuse And Dementia: A Review Of The Research And Health Policy","title-short":"Elder Abuse And Dementia","volume":"33","author":[{"family":"Dong","given":"XinQi"},{"family":"Chen","given":"Ruijia"},{"family":"Simon","given":"Melissa A."}],"issued":{"date-parts":[["2014",4]]},"citation-key":"dongElderAbuseDementia2014"}}],"schema":"https://github.com/citation-style-language/schema/raw/master/csl-citation.json"} </w:instrText>
      </w:r>
      <w:r>
        <w:fldChar w:fldCharType="separate"/>
      </w:r>
      <w:r w:rsidRPr="000E1E48" w:rsidR="000E1E48">
        <w:rPr>
          <w:rFonts w:ascii="Aptos" w:hAnsi="Aptos" w:cs="Times New Roman"/>
          <w:kern w:val="0"/>
          <w:vertAlign w:val="superscript"/>
        </w:rPr>
        <w:t>7,9–13</w:t>
      </w:r>
      <w:r>
        <w:fldChar w:fldCharType="end"/>
      </w:r>
      <w:r w:rsidR="000E1E48">
        <w:rPr/>
        <w:t xml:space="preserve"> in the United States experience EM each year. It is estimated that there are 23.5 unreported incidents for each reported incident among cognitively intact adults</w:t>
      </w:r>
      <w:r>
        <w:fldChar w:fldCharType="begin"/>
      </w:r>
      <w:r>
        <w:instrText xml:space="preserve"> ADDIN ZOTERO_ITEM CSL_CITATION {"citationID":"DNRHi37s","properties":{"formattedCitation":"\\super 14\\nosupersub{}","plainCitation":"14","noteIndex":0},"citationItems":[{"id":1050,"uris":["http://zotero.org/users/11765067/items/FLR6XGLA"],"itemData":{"id":1050,"type":"report","event-place":"New York City, NY","publisher":"Lifespan of Greater Rochester, Inc; Weill Cornell Medical Center of Cornell University; &amp; New York City Department for the Aging","publisher-place":"New York City, NY","title":"Under the radar: New York state elder abuse prevalence study","URL":"https://www.google.com/url?sa=t&amp;rct=j&amp;q=&amp;esrc=s&amp;source=web&amp;cd=&amp;ved=2ahUKEwjJrrq17OGAAxWzl2oFHTp-ApkQFnoECBcQAQ&amp;url=https%3A%2F%2Focfs.ny.gov%2Freports%2Faps%2FUnder-the-Radar-2011May12.pdf&amp;usg=AOvVaw1SYwor0C74Tsr6V0jVZi94&amp;opi=89978449","author":[{"family":"Lachs","given":"Mark"},{"family":"Berman","given":"Jacquelin"}],"accessed":{"date-parts":[["2023",8,14]]},"issued":{"date-parts":[["2011",5]]},"citation-key":"lachsRadarNewYork2011"}}],"schema":"https://github.com/citation-style-language/schema/raw/master/csl-citation.json"} </w:instrText>
      </w:r>
      <w:r>
        <w:fldChar w:fldCharType="separate"/>
      </w:r>
      <w:r w:rsidRPr="000E1E48" w:rsidR="000E1E48">
        <w:rPr>
          <w:rFonts w:ascii="Aptos" w:hAnsi="Aptos" w:cs="Times New Roman"/>
          <w:kern w:val="0"/>
          <w:vertAlign w:val="superscript"/>
        </w:rPr>
        <w:t>14</w:t>
      </w:r>
      <w:r>
        <w:fldChar w:fldCharType="end"/>
      </w:r>
      <w:r w:rsidR="000E1E48">
        <w:rPr/>
        <w:t>,</w:t>
      </w:r>
      <w:r w:rsidR="000E1E48">
        <w:rPr/>
        <w:t xml:space="preserve"> </w:t>
      </w:r>
      <w:r w:rsidR="000E1E48">
        <w:rPr/>
        <w:t xml:space="preserve">but those with ADRD are regarded as </w:t>
      </w:r>
      <w:ins w:author="Mahady, Morrigan" w:date="2025-04-16T19:27:21.692Z" w:id="785278246">
        <w:r w:rsidR="13655CEF">
          <w:rPr/>
          <w:t xml:space="preserve">both </w:t>
        </w:r>
      </w:ins>
      <w:r w:rsidR="000E1E48">
        <w:rPr/>
        <w:t>more likely to experience EM and less likely to report EM to authorities</w:t>
      </w:r>
      <w:r>
        <w:fldChar w:fldCharType="begin"/>
      </w:r>
      <w:r>
        <w:instrText xml:space="preserve"> ADDIN ZOTERO_ITEM CSL_CITATION {"citationID":"IzVLTpel","properties":{"formattedCitation":"\\super 2,13,15,16\\nosupersub{}","plainCitation":"2,13,15,16","noteIndex":0},"citationItems":[{"id":990,"uris":["http://zotero.org/users/11765067/items/7THENK3P"],"itemData":{"id":990,"type":"book","abstract":"Elder mistreatment is a recognized social problem of uncertain, though probably increasing, magnitude. According to the best available estimates, between 1 and 2 million Americans age 65 or older have been injured, exploited, or otherwise mistreated by someone on whom they depended for care or protection. The frequency of occurrence of elder mistreatment will undoubtedly increase over the next several decades, as the population ages. Yet little is known about its characteristics, causes, or consequences or about effective means of prevention. This report is intended to point the way toward better understanding of the nature and scope of the problem, a necessary condition for the development of informed policies and programs.","call-number":"NBK98802","collection-title":"The National Academies Collection: Reports funded by National Institutes of Health","event-place":"Washington (DC)","ISBN":"978-0-309-08434-5","language":"eng","license":"Copyright © 2003, National Academy of Sciences.","note":"PMID: 22812026","publisher":"National Academies Press (US)","publisher-place":"Washington (DC)","source":"PubMed","title":"Elder Mistreatment: Abuse, Neglect, and Exploitation in an Aging America","title-short":"Elder Mistreatment","URL":"http://www.ncbi.nlm.nih.gov/books/NBK98802/","author":[{"literal":"National Research Council (US) Panel to Review Risk and Prevalence of Elder Abuse and Neglect"}],"editor":[{"family":"Bonnie","given":"Richard J."},{"family":"Wallace","given":"Robert B."}],"accessed":{"date-parts":[["2023",8,14]]},"issued":{"date-parts":[["2003"]]},"citation-key":"nationalresearchcounciluspaneltoreviewriskandprevalenceofelderabuseandneglectElderMistreatmentAbuse2003"}},{"id":993,"uris":["http://zotero.org/users/11765067/items/NV7JPLP7"],"itemData":{"id":993,"type":"article-journal","abstract":"Older adults with dementia may be at high risk for abuse, but the topic has not been well studied. We conducted a literature review to examine the relationships between elder abuse and dementia. We found that psychological abuse was the most common form of abuse among older adults, with estimates of its prevalence ranging from 27.9 percent to 62.3 percent. Physical abuse was estimated to affect 3.5-23.1 percent of older adults with dementia. We also found that many older adults experienced multiple forms of abuse simultaneously, and the risk of mortality from abuse and self-neglect may be higher in older adults with greater levels of cognitive impairment. We summarize programs and policies related to the abuse of older adults with dementia, including adult protective services, mandatory elder abuse reporting, and the Long-Term Care Ombudsman Program. We also summarize aspects of the National Alzheimer's Project Act, the Older Americans Act, and the Elder Justice Act. In spite of a recent increase in research and policy developments on elder abuse, challenges such as insufficient funding, limited knowledge about elder abuse, a lack of funding for the implementation of federal and state programs relevant to elder abuse and dementia, and a lack of dementia-specific training for front-line health care staff persist. Stronger programs targeting the well-being of older adults with dementia are needed. [PUBLICATION ABSTRACT]","container-title":"Health Affairs","ISSN":"02782715","issue":"4","language":"English","license":"Copyright The People to People Health Foundation, Inc., Project HOPE Apr 2014","note":"number-of-pages: 8\npublisher-place: Chevy Chase, United States\npublisher: The People to People Health Foundation, Inc., Project HOPE\nsection: ELDER ABUSE","page":"642-9","source":"ProQuest","title":"Elder Abuse And Dementia: A Review Of The Research And Health Policy","title-short":"Elder Abuse And Dementia","volume":"33","author":[{"family":"Dong","given":"XinQi"},{"family":"Chen","given":"Ruijia"},{"family":"Simon","given":"Melissa A."}],"issued":{"date-parts":[["2014",4]]},"citation-key":"dongElderAbuseDementia2014"}},{"id":1096,"uris":["http://zotero.org/users/11765067/items/SGN2JRV7"],"itemData":{"id":1096,"type":"article-journal","abstract":"Objectives: To conduct an 8-year follow-up of the National Elder Mistreatment Study (NEMS) and specify risk ratios for negative outcomes of elder abuse, including DSM-5 defined depression, generalized anxiety disorder (GAD), post-traumatic stress disorder (PTSD), and poor self-reported health.Methods: Attempts were made to re-contact, via Computer Assisted Telephone Interview, all 752 NEMS participants who reported mistreatment since age 60 at Wave I, as well as a randomly selected sample of non-mistreated NEMS participantsResults: 183 NEMS Wave I elder abuse victims and 591 non-victims provided data. In bivariate analyses, elder mistreatment 8 years earlier increased risk of negative outcomes by 200–700%. However, multivariate analyses revealed that Current (Wave II) social support was highly protective against most negative outcomes (excepting PTSD), and even appeared to nullify effects of mistreatment on GAD and poor self-reported health.Conclusions: Outcomes of elder mistreatment have not been studied prospectively in a national sample. The NEMS 8-year follow-up findings indicate a strong relationship between elder mistreatment at Wave I and negative emotional and physical health 8 years later. Fortunately, current (Wave II) social support appears to be both consistently and powerfully protective against most negative outcomes.","container-title":"Journal of Elder Abuse &amp; Neglect","DOI":"10.1080/08946566.2017.1365031","ISSN":"0894-6566","issue":"4","note":"publisher: Routledge\n_eprint: https://doi.org/10.1080/08946566.2017.1365031\nPMID: 28837418","page":"254-269","source":"Taylor and Francis+NEJM","title":"The National Elder Mistreatment Study: An 8-year longitudinal study of outcomes","title-short":"The National Elder Mistreatment Study","volume":"29","author":[{"family":"Acierno","given":"Ron"},{"family":"Hernandez-Tejada","given":"Melba A"},{"family":"Anetzberger","given":"Georgia J"},{"family":"Loew","given":"Daniel"},{"family":"Muzzy","given":"Wendy"}],"issued":{"date-parts":[["2017",8,8]]},"citation-key":"aciernoNationalElderMistreatment2017"}},{"id":1078,"uris":["http://zotero.org/users/11765067/items/S2UVQYBD"],"itemData":{"id":1078,"type":"article-journal","abstract":"&lt;em&gt;Gale&lt;/em&gt; Academic OneFile includes Elder abuse: a medical perspective by Lisa Gibbs and Laura Mosqueda. Click to explore.","container-title":"Aging Health","DOI":"10.2217/ahe.10.76","ISSN":"1745509X","issue":"6","language":"English","note":"publisher: Future Medicine Ltd.","page":"739-748","source":"go.gale.com","title":"Elder abuse: a medical perspective","title-short":"Elder abuse","volume":"6","author":[{"family":"Gibbs","given":"Lisa"},{"family":"Mosqueda","given":"Laura"}],"issued":{"date-parts":[["2010",12,1]]},"citation-key":"gibbsElderAbuseMedical2010"}}],"schema":"https://github.com/citation-style-language/schema/raw/master/csl-citation.json"} </w:instrText>
      </w:r>
      <w:r>
        <w:fldChar w:fldCharType="separate"/>
      </w:r>
      <w:r w:rsidRPr="000E1E48" w:rsidR="000E1E48">
        <w:rPr>
          <w:rFonts w:ascii="Aptos" w:hAnsi="Aptos" w:cs="Times New Roman"/>
          <w:kern w:val="0"/>
          <w:vertAlign w:val="superscript"/>
        </w:rPr>
        <w:t>2,13,15,16</w:t>
      </w:r>
      <w:r>
        <w:fldChar w:fldCharType="end"/>
      </w:r>
      <w:r w:rsidR="000E1E48">
        <w:rPr/>
        <w:t>.</w:t>
      </w:r>
      <w:r w:rsidR="000E1E48">
        <w:rPr/>
        <w:t xml:space="preserve"> EM is also associated with many negative outcomes including loss of property and security</w:t>
      </w:r>
      <w:r>
        <w:fldChar w:fldCharType="begin"/>
      </w:r>
      <w:r>
        <w:instrText xml:space="preserve"> ADDIN ZOTERO_ITEM CSL_CITATION {"citationID":"BrLAckyB","properties":{"formattedCitation":"\\super 2,4,17\\nosupersub{}","plainCitation":"2,4,17","noteIndex":0},"citationItems":[{"id":990,"uris":["http://zotero.org/users/11765067/items/7THENK3P"],"itemData":{"id":990,"type":"book","abstract":"Elder mistreatment is a recognized social problem of uncertain, though probably increasing, magnitude. According to the best available estimates, between 1 and 2 million Americans age 65 or older have been injured, exploited, or otherwise mistreated by someone on whom they depended for care or protection. The frequency of occurrence of elder mistreatment will undoubtedly increase over the next several decades, as the population ages. Yet little is known about its characteristics, causes, or consequences or about effective means of prevention. This report is intended to point the way toward better understanding of the nature and scope of the problem, a necessary condition for the development of informed policies and programs.","call-number":"NBK98802","collection-title":"The National Academies Collection: Reports funded by National Institutes of Health","event-place":"Washington (DC)","ISBN":"978-0-309-08434-5","language":"eng","license":"Copyright © 2003, National Academy of Sciences.","note":"PMID: 22812026","publisher":"National Academies Press (US)","publisher-place":"Washington (DC)","source":"PubMed","title":"Elder Mistreatment: Abuse, Neglect, and Exploitation in an Aging America","title-short":"Elder Mistreatment","URL":"http://www.ncbi.nlm.nih.gov/books/NBK98802/","author":[{"literal":"National Research Council (US) Panel to Review Risk and Prevalence of Elder Abuse and Neglect"}],"editor":[{"family":"Bonnie","given":"Richard J."},{"family":"Wallace","given":"Robert B."}],"accessed":{"date-parts":[["2023",8,14]]},"issued":{"date-parts":[["2003"]]},"citation-key":"nationalresearchcounciluspaneltoreviewriskandprevalenceofelderabuseandneglectElderMistreatmentAbuse2003"}},{"id":1005,"uris":["http://zotero.org/users/11765067/items/ZYMMIG5Z"],"itemData":{"id":1005,"type":"article-journal","container-title":"New England Journal of Medicine","DOI":"10.1056/NEJMra1404688","ISSN":"0028-4793","issue":"20","journalAbbreviation":"N Engl J Med","note":"publisher: Massachusetts Medical Society","page":"1947-1956","source":"nejm.org (Atypon)","title":"Elder Abuse","volume":"373","author":[{"family":"Lachs","given":"Mark S."},{"family":"Pillemer","given":"Karl A."}],"editor":[{"family":"Campion","given":"Edward"}],"issued":{"date-parts":[["2015",11,12]]},"citation-key":"lachsElderAbuse2015"}},{"id":1083,"uris":["http://zotero.org/users/11765067/items/XJXWBM9C"],"itemData":{"id":1083,"type":"report","event-place":"San Francisco, CA","publisher":"True Link Financial","publisher-place":"San Francisco, CA","title":"The True Link Report on Elder Financial Abuse 2015","URL":"http://documents.truelinkfinancial.com/True-Link-Report-On-Elder-Financial-Abuse-012815.pdf","author":[{"literal":"True Link Financial"}],"accessed":{"date-parts":[["2023",8,13]]},"issued":{"date-parts":[["2015",1]]},"citation-key":"truelinkfinancialTrueLinkReport2015"}}],"schema":"https://github.com/citation-style-language/schema/raw/master/csl-citation.json"} </w:instrText>
      </w:r>
      <w:r>
        <w:fldChar w:fldCharType="separate"/>
      </w:r>
      <w:r w:rsidRPr="000E1E48" w:rsidR="000E1E48">
        <w:rPr>
          <w:rFonts w:ascii="Aptos" w:hAnsi="Aptos" w:cs="Times New Roman"/>
          <w:kern w:val="0"/>
          <w:vertAlign w:val="superscript"/>
        </w:rPr>
        <w:t>2,4,17</w:t>
      </w:r>
      <w:r>
        <w:fldChar w:fldCharType="end"/>
      </w:r>
      <w:r w:rsidR="000E1E48">
        <w:rPr/>
        <w:t>, physical injury</w:t>
      </w:r>
      <w:r>
        <w:fldChar w:fldCharType="begin"/>
      </w:r>
      <w:r>
        <w:instrText xml:space="preserve"> ADDIN ZOTERO_ITEM CSL_CITATION {"citationID":"RqfpLeLZ","properties":{"formattedCitation":"\\super 12,18\\nosupersub{}","plainCitation":"12,18","noteIndex":0},"citationItems":[{"id":1031,"uris":["http://zotero.org/users/11765067/items/J53A62DC"],"itemData":{"id":1031,"type":"article-journal","abstract":"This article is based on the lecture for the 2014 American Geriatrics Society Outstanding Scientific Achievement for Clinical Investigation Award. Elder abuse is a global public health and human rights problem. Evidence suggests that elder abuse is prevalent, predictable, costly, and sometimes fatal. This review will highlight the global epidemiology of elder abuse in terms of its prevalence, risk factors, and consequences in community populations. The global literature in PubMed, MEDLINE, PsycINFO, BIOSIS, Science Direct, and Cochrane Central was searched. Search terms included elder abuse, elder mistreatment, elder maltreatment, prevalence, incidence, risk factors, protective factors, outcomes, and consequences. Studies that existed only as abstracts, case series, or case reports or recruited individuals younger than 60; qualitative studies; and non-English publications were excluded. Tables and figures were created to highlight the findings: the most-detailed analyses to date of the prevalence of elder abuse according to continent, risk and protective factors, graphic presentation of odds ratios and confidence intervals for major risk factors, consequences, and practical suggestions for health professionals in addressing elder abuse. Elder abuse is common in community-dwelling older adults, especially minority older adults. This review identifies important knowledge gaps, such as a lack of consistency in definitions of elder abuse; insufficient research with regard to screening; and etiological, intervention, and prevention research. Concerted efforts from researchers, community organizations, healthcare and legal professionals, social service providers, and policy-makers should be promoted to address the global problem of elder abuse.","container-title":"Journal of the American Geriatrics Society","DOI":"10.1111/jgs.13454","ISSN":"1532-5415","issue":"6","language":"en","license":"© 2015, Copyright the Author Journal compilation © 2015, The American Geriatrics Society","note":"_eprint: https://onlinelibrary.wiley.com/doi/pdf/10.1111/jgs.13454","page":"1214-1238","source":"Wiley Online Library","title":"Elder Abuse: Systematic Review and Implications for Practice","title-short":"Elder Abuse","volume":"63","author":[{"family":"Dong","given":"Xin Qi"}],"issued":{"date-parts":[["2015"]]},"citation-key":"dongElderAbuseSystematic2015"}},{"id":1063,"uris":["http://zotero.org/users/11765067/items/UJTH5LSK"],"itemData":{"id":1063,"type":"article-journal","abstract":"Purpose\nTo review the medical literature for reports on the types of physical injuries in elder abuse with the aim of eliciting patterns that will aid its detection.\nMaterials and Methods\nThe databases of PubMed, CINAHL, EMBASE, and TRIP were searched from 1975 to March 2012 for articles that contained the following phrases: “physical elder abuse,” “older adult abuse,” “elder mistreatment,” “geriatric abuse,” “geriatric trauma,” and “nonaccidental geriatric injury.” Distribution and description of injuries in physical elder abuse from case-control studies, cross-sectional studies, case series, and case reports as seen at autopsy, in hospital emergency departments, or in medicolegal reports were tabulated and summarized.\nResults\nA review of 9 articles from a total of 574 articles screened yielded 839 injuries. The anatomic distribution in these was as follows: upper extremity, 43.98%; maxillofacial, dental, and neck, 22.88%; skull and brain, 12.28%; lower extremity, 10.61%; and torso, 10.25%.\nConclusion\nTwo-thirds of injuries that occur in elder abuse are to the upper extremity and maxillofacial region. The social context in which the injuries takes place remains crucial to accurate identification of abuse. This includes a culture of violence in the family; a demented, debilitated, or depressed and socially isolated victim; and a perpetrator profile of mental illness, alcohol or drug abuse, or emotional and/or financial dependence on the victim.\nRésumé\nObjectif\nAnalyser la littérature médicale à la recherche de descriptions du type de blessures physiques subies dans les cas de violence envers les personnes âgées, dans le but de définir des aspects caractéristiques qui faciliteraient la détection de tels cas.\nMatériel et méthodes\nUne recherche a été effectuée dans les bases de données PubMed, CINAHL, EMBASE et TRIP afin de recenser les articles publiés entre 1975 et mars 2012 contenant les expressions suivantes : « physical elder abuse », « older adult abuse », « elder mistreatment », « geriatric abuse », « geriatric trauma » ou « nonaccidental geriatric injury ». La répartition et la description des blessures relevées dans les cas de violence envers les personnes âgées dans des études cas témoins, des études transversales, des séries de cas et des études de cas vus à l'autopsie, au service d'urgence hospitalier ou dans les rapports médicolégaux ont été classifiées et résumées.\nRésultats\nL'analyse des 9 articles retenus parmi les 574 examinés a permis de relever 839 blessures, réparties comme suit sur le plan anatomique : membres supérieurs, 43,98 %; région maxillofaciale, dents et cou, 22,88 %; crâne et cerveau, 12,28 %; membres inférieurs, 10,61 %; torse, 10,25 %.\nConclusion\nLes deux tiers des blessures survenant dans les cas de violence envers les personnes âgées touchent les membres supérieurs et la région maxillofaciale. Le contexte social dans lequel surviennent les blessures demeure un aspect caractéristique essentiel de ces cas de violence et englobe notamment les éléments suivants : culture de violence familiale; victime démente, affaiblie, déprimée ou isolée socialement; profil de l'agresseur caractérisé par des troubles mentaux, l'alcoolisme ou la toxicomanie, et la dépendance affective et/ou financière envers la victime.","container-title":"Canadian Association of Radiologists Journal","DOI":"10.1016/j.carj.2012.12.001","ISSN":"0846-5371","issue":"1","journalAbbreviation":"Canadian Association of Radiologists Journal","page":"10-14","source":"ScienceDirect","title":"A Literature Review of Findings in Physical Elder Abuse","volume":"64","author":[{"family":"Murphy","given":"Kieran"},{"family":"Waa","given":"Sheila"},{"family":"Jaffer","given":"Hussein"},{"family":"Sauter","given":"Agnes"},{"family":"Chan","given":"Amanda"}],"issued":{"date-parts":[["2013",2,1]]},"citation-key":"murphyLiteratureReviewFindings2013"}}],"schema":"https://github.com/citation-style-language/schema/raw/master/csl-citation.json"} </w:instrText>
      </w:r>
      <w:r>
        <w:fldChar w:fldCharType="separate"/>
      </w:r>
      <w:r w:rsidRPr="000E1E48" w:rsidR="000E1E48">
        <w:rPr>
          <w:rFonts w:ascii="Aptos" w:hAnsi="Aptos" w:cs="Times New Roman"/>
          <w:kern w:val="0"/>
          <w:vertAlign w:val="superscript"/>
        </w:rPr>
        <w:t>12,18</w:t>
      </w:r>
      <w:r>
        <w:fldChar w:fldCharType="end"/>
      </w:r>
      <w:r w:rsidR="000E1E48">
        <w:rPr/>
        <w:t>, hospitalizations</w:t>
      </w:r>
      <w:r>
        <w:fldChar w:fldCharType="begin"/>
      </w:r>
      <w:r>
        <w:instrText xml:space="preserve"> ADDIN ZOTERO_ITEM CSL_CITATION {"citationID":"Tl8tdB6C","properties":{"formattedCitation":"\\super 12,19\\nosupersub{}","plainCitation":"12,19","noteIndex":0},"citationItems":[{"id":1031,"uris":["http://zotero.org/users/11765067/items/J53A62DC"],"itemData":{"id":1031,"type":"article-journal","abstract":"This article is based on the lecture for the 2014 American Geriatrics Society Outstanding Scientific Achievement for Clinical Investigation Award. Elder abuse is a global public health and human rights problem. Evidence suggests that elder abuse is prevalent, predictable, costly, and sometimes fatal. This review will highlight the global epidemiology of elder abuse in terms of its prevalence, risk factors, and consequences in community populations. The global literature in PubMed, MEDLINE, PsycINFO, BIOSIS, Science Direct, and Cochrane Central was searched. Search terms included elder abuse, elder mistreatment, elder maltreatment, prevalence, incidence, risk factors, protective factors, outcomes, and consequences. Studies that existed only as abstracts, case series, or case reports or recruited individuals younger than 60; qualitative studies; and non-English publications were excluded. Tables and figures were created to highlight the findings: the most-detailed analyses to date of the prevalence of elder abuse according to continent, risk and protective factors, graphic presentation of odds ratios and confidence intervals for major risk factors, consequences, and practical suggestions for health professionals in addressing elder abuse. Elder abuse is common in community-dwelling older adults, especially minority older adults. This review identifies important knowledge gaps, such as a lack of consistency in definitions of elder abuse; insufficient research with regard to screening; and etiological, intervention, and prevention research. Concerted efforts from researchers, community organizations, healthcare and legal professionals, social service providers, and policy-makers should be promoted to address the global problem of elder abuse.","container-title":"Journal of the American Geriatrics Society","DOI":"10.1111/jgs.13454","ISSN":"1532-5415","issue":"6","language":"en","license":"© 2015, Copyright the Author Journal compilation © 2015, The American Geriatrics Society","note":"_eprint: https://onlinelibrary.wiley.com/doi/pdf/10.1111/jgs.13454","page":"1214-1238","source":"Wiley Online Library","title":"Elder Abuse: Systematic Review and Implications for Practice","title-short":"Elder Abuse","volume":"63","author":[{"family":"Dong","given":"Xin Qi"}],"issued":{"date-parts":[["2015"]]},"citation-key":"dongElderAbuseSystematic2015"}},{"id":1002,"uris":["http://zotero.org/users/11765067/items/JHNRFZEB"],"itemData":{"id":1002,"type":"article-journal","abstract":"Elder abuse is associated with increased mortality risk. However, the relationship between elder abuse and health care services utilization remains unclear.To examine the relationship between overall elder abuse and specific subtypes of elder abuse and rate of hospitalization in a community-dwelling population of older adults.Prospective population-based study.Chicago Health and Aging Project.Of the 6674 community-dwelling older adults who participated in the Chicago Health and Aging Project, 106 were identified by social services agencies for elder abuse.The primary predictor was elder abuse (reported and confirmed) reported to social services agency. The outcome of interest was the annual rate of hospitalization obtained from the Centers for Medicare and Medicaid Services. Poisson regression models were used to assess these longitudinal relationships.The unadjusted mean annual rate of hospitalization was 0.62 (95% CI, 0.59-0.66) for those without elder abuse and 1.97 (95% CI, 1.33-2.61) for those with reported elder abuse. After adjusting for sociodemographic and socioeconomic variables, medical comorbidities, cognitive and physical function, and psychosocial well-being, reported elder abuse had higher rates of hospitalization (rate ratio [RR], 2.00 [95% CI, 1.45-2.75]). Psychological abuse (RR, 2.22 [95% CI, 1.44-3.43]), financial exploitation (RR, 1.75 [95% CI, 1.06-2.90]), caregiver neglect (RR, 2.43 [95% CI, 1.60-3.69]), and 2 or more types of elder abuse (RR, 2.59 [95% CI, 1.82-3.66]) were associated with increased rates of hospitalization, after considering the same potential confounders. Results from interaction term analyses suggested that the association between elder abuse and hospitalization did not differ across the levels of medical comorbidities, cognitive and functional impairment, or psychosocial distress.Elder abuse was associated with increased rates of hospitalization in this community population. Future research is needed to explore the causal mechanisms between elder abuse and hospitalization. As we enter the era of health care reform, an improved understanding of factors that increase rates of hospitalization could also have significant implications for social and health policy as well as clinical care of the vulnerable patients.","container-title":"JAMA Internal Medicine","DOI":"10.1001/jamainternmed.2013.238","ISSN":"2168-6106","issue":"10","journalAbbreviation":"JAMA Internal Medicine","page":"911-917","source":"Silverchair","title":"Elder Abuse as a Risk Factor for Hospitalization in Older Persons","volume":"173","author":[{"family":"Dong","given":"XinQi"},{"family":"Simon","given":"Melissa A."}],"issued":{"date-parts":[["2013",5,27]]},"citation-key":"dongElderAbuseRisk2013"}}],"schema":"https://github.com/citation-style-language/schema/raw/master/csl-citation.json"} </w:instrText>
      </w:r>
      <w:r>
        <w:fldChar w:fldCharType="separate"/>
      </w:r>
      <w:r w:rsidRPr="000E1E48" w:rsidR="000E1E48">
        <w:rPr>
          <w:rFonts w:ascii="Aptos" w:hAnsi="Aptos" w:cs="Times New Roman"/>
          <w:kern w:val="0"/>
          <w:vertAlign w:val="superscript"/>
        </w:rPr>
        <w:t>12,19</w:t>
      </w:r>
      <w:r>
        <w:fldChar w:fldCharType="end"/>
      </w:r>
      <w:r w:rsidR="000E1E48">
        <w:rPr/>
        <w:t>,</w:t>
      </w:r>
      <w:r w:rsidR="000E1E48">
        <w:rPr/>
        <w:t xml:space="preserve"> </w:t>
      </w:r>
      <w:r w:rsidR="000E1E48">
        <w:rPr/>
        <w:t>emergency room visits</w:t>
      </w:r>
      <w:r>
        <w:fldChar w:fldCharType="begin"/>
      </w:r>
      <w:r>
        <w:instrText xml:space="preserve"> ADDIN ZOTERO_ITEM CSL_CITATION {"citationID":"oM2WSNvJ","properties":{"formattedCitation":"\\super 12\\nosupersub{}","plainCitation":"12","noteIndex":0},"citationItems":[{"id":1031,"uris":["http://zotero.org/users/11765067/items/J53A62DC"],"itemData":{"id":1031,"type":"article-journal","abstract":"This article is based on the lecture for the 2014 American Geriatrics Society Outstanding Scientific Achievement for Clinical Investigation Award. Elder abuse is a global public health and human rights problem. Evidence suggests that elder abuse is prevalent, predictable, costly, and sometimes fatal. This review will highlight the global epidemiology of elder abuse in terms of its prevalence, risk factors, and consequences in community populations. The global literature in PubMed, MEDLINE, PsycINFO, BIOSIS, Science Direct, and Cochrane Central was searched. Search terms included elder abuse, elder mistreatment, elder maltreatment, prevalence, incidence, risk factors, protective factors, outcomes, and consequences. Studies that existed only as abstracts, case series, or case reports or recruited individuals younger than 60; qualitative studies; and non-English publications were excluded. Tables and figures were created to highlight the findings: the most-detailed analyses to date of the prevalence of elder abuse according to continent, risk and protective factors, graphic presentation of odds ratios and confidence intervals for major risk factors, consequences, and practical suggestions for health professionals in addressing elder abuse. Elder abuse is common in community-dwelling older adults, especially minority older adults. This review identifies important knowledge gaps, such as a lack of consistency in definitions of elder abuse; insufficient research with regard to screening; and etiological, intervention, and prevention research. Concerted efforts from researchers, community organizations, healthcare and legal professionals, social service providers, and policy-makers should be promoted to address the global problem of elder abuse.","container-title":"Journal of the American Geriatrics Society","DOI":"10.1111/jgs.13454","ISSN":"1532-5415","issue":"6","language":"en","license":"© 2015, Copyright the Author Journal compilation © 2015, The American Geriatrics Society","note":"_eprint: https://onlinelibrary.wiley.com/doi/pdf/10.1111/jgs.13454","page":"1214-1238","source":"Wiley Online Library","title":"Elder Abuse: Systematic Review and Implications for Practice","title-short":"Elder Abuse","volume":"63","author":[{"family":"Dong","given":"Xin Qi"}],"issued":{"date-parts":[["2015"]]},"citation-key":"dongElderAbuseSystematic2015"}}],"schema":"https://github.com/citation-style-language/schema/raw/master/csl-citation.json"} </w:instrText>
      </w:r>
      <w:r>
        <w:fldChar w:fldCharType="separate"/>
      </w:r>
      <w:r w:rsidRPr="000E1E48" w:rsidR="000E1E48">
        <w:rPr>
          <w:rFonts w:ascii="Aptos" w:hAnsi="Aptos" w:cs="Times New Roman"/>
          <w:kern w:val="0"/>
          <w:vertAlign w:val="superscript"/>
        </w:rPr>
        <w:t>12</w:t>
      </w:r>
      <w:r>
        <w:fldChar w:fldCharType="end"/>
      </w:r>
      <w:r w:rsidR="000E1E48">
        <w:rPr/>
        <w:t>,</w:t>
      </w:r>
      <w:r w:rsidR="000E1E48">
        <w:rPr/>
        <w:t xml:space="preserve"> </w:t>
      </w:r>
      <w:r w:rsidR="000E1E48">
        <w:rPr/>
        <w:t>psychological distress</w:t>
      </w:r>
      <w:r>
        <w:fldChar w:fldCharType="begin"/>
      </w:r>
      <w:r w:rsidR="009B3D7C">
        <w:instrText xml:space="preserve"> ADDIN ZOTERO_ITEM CSL_CITATION {"citationID":"chMxtRgF","properties":{"formattedCitation":"\\super 12,20\\uc0\\u8211{}23\\nosupersub{}","plainCitation":"12,20–23","noteIndex":0},"citationItems":[{"id":1031,"uris":["http://zotero.org/users/11765067/items/J53A62DC"],"itemData":{"id":1031,"type":"article-journal","abstract":"This article is based on the lecture for the 2014 American Geriatrics Society Outstanding Scientific Achievement for Clinical Investigation Award. Elder abuse is a global public health and human rights problem. Evidence suggests that elder abuse is prevalent, predictable, costly, and sometimes fatal. This review will highlight the global epidemiology of elder abuse in terms of its prevalence, risk factors, and consequences in community populations. The global literature in PubMed, MEDLINE, PsycINFO, BIOSIS, Science Direct, and Cochrane Central was searched. Search terms included elder abuse, elder mistreatment, elder maltreatment, prevalence, incidence, risk factors, protective factors, outcomes, and consequences. Studies that existed only as abstracts, case series, or case reports or recruited individuals younger than 60; qualitative studies; and non-English publications were excluded. Tables and figures were created to highlight the findings: the most-detailed analyses to date of the prevalence of elder abuse according to continent, risk and protective factors, graphic presentation of odds ratios and confidence intervals for major risk factors, consequences, and practical suggestions for health professionals in addressing elder abuse. Elder abuse is common in community-dwelling older adults, especially minority older adults. This review identifies important knowledge gaps, such as a lack of consistency in definitions of elder abuse; insufficient research with regard to screening; and etiological, intervention, and prevention research. Concerted efforts from researchers, community organizations, healthcare and legal professionals, social service providers, and policy-makers should be promoted to address the global problem of elder abuse.","container-title":"Journal of the American Geriatrics Society","DOI":"10.1111/jgs.13454","ISSN":"1532-5415","issue":"6","language":"en","license":"© 2015, Copyright the Author Journal compilation © 2015, The American Geriatrics Society","note":"_eprint: https://onlinelibrary.wiley.com/doi/pdf/10.1111/jgs.13454","page":"1214-1238","source":"Wiley Online Library","title":"Elder Abuse: Systematic Review and Implications for Practice","title-short":"Elder Abuse","volume":"63","author":[{"family":"Dong","given":"Xin Qi"}],"issued":{"date-parts":[["2015"]]},"citation-key":"dongElderAbuseSystematic2015"}},{"id":1072,"uris":["http://zotero.org/users/11765067/items/FPJEZR9T"],"itemData":{"id":1072,"type":"article-journal","abstract":"Elder abuse and psychological distress are both important geriatric syndromes and are independently associated with premature morbidity and mortality. Despite recent advances, there has been little systematic exploration of the association between elder abuse and psychological distress. This systematic review synthesizes the qualitative and quantitative studies on the relationship between elder abuse and psychological distress, namely psychological distress as a risk factor and/or a consequence of elder abuse. Moreover, through this review, future research directions for elder abuse and psychological distress and their implications for practice and policy to improve the health and aging of vulnerable populations are also highlighted.","container-title":"Gerontology","DOI":"10.1159/000341652","ISSN":"0304-324X","issue":"2","journalAbbreviation":"Gerontology","page":"132-142","source":"Silverchair","title":"Elder Abuse and Psychological Well-Being: A Systematic Review and Implications for Research and Policy - A Mini Review","title-short":"Elder Abuse and Psychological Well-Being","volume":"59","author":[{"family":"Dong","given":"XinQi"},{"family":"Chen","given":"RuiJia"},{"family":"Chang","given":"E-Shien"},{"family":"Simon","given":"Melissa"}],"issued":{"date-parts":[["2012",8,24]]},"citation-key":"dongElderAbusePsychological2012"}},{"id":1075,"uris":["http://zotero.org/users/11765067/items/UXQ3NRZ5"],"itemData":{"id":1075,"type":"article-journal","abstract":"PURPOSE The purpose of this study was to examine the psychological effects of physical and verbal abuse in a cohort of older women., METHODS This observational cohort study was conducted at 40 clinical sites nationwide that are part of the Women’s Health Initiative (WHI) Observational Study. We surveyed 93,676 women aged 50 to 79 years using the mental health subscales and the combined mental component summary (MCS) score of the RAND Medical Outcomes Study 36-item instrument., RESULTS At baseline, women reporting exposure to physical abuse only, verbal abuse only, or both physical and verbal abuse had a greater number of depressive symptoms (1.6,1.6, and 3 more symptoms, respectively) and lower MCS scores (4.6, 5.4, and 8.1 lower scores, respectively) than women not reporting abuse. Compared with women who had no exposure to abuse, women had a greater increase in the number of depressive symptoms when they reported a 3-year incident exposure to physical abuse only (0.2; 95% confidence interval [CI], −0.21 to 0.60), verbal abuse only (0.18; 95% CI, 0.11 to 0.24), or both physical and verbal abuse (0.15; 95% CI, −0.05 to 0.36); and they had a decrease in MCS scores when they reported a 3-year incident exposure to physical abuse only (−1.12; 95% CI, −2.45 to 0.12), verbal abuse only (−0.55; 95% CI, −0.75 to −0.34), and both physical and verbal abuse (−0.44; 95% CI, −1.11 to −0.22) even after adjustment for sociodemographic characteristics., CONCLUSION Exposure to abuse in older, functionally independent women is associated with poorer mental health. The persistence of these findings suggests that clinicians need to consider abuse exposure in their older female patients who have depressive symptoms. Clinicians caring for older women should identify women at risk for physical and verbal abuse and intervene appropriately.","container-title":"Annals of Family Medicine","DOI":"10.1370/afm.1095","ISSN":"1544-1709","issue":"3","journalAbbreviation":"Ann Fam Med","note":"PMID: 20458103\nPMCID: PMC2866717","page":"206-213","source":"PubMed Central","title":"Psychosocial Effects of Physical and Verbal Abuse in Postmenopausal Women","volume":"8","author":[{"family":"Mouton","given":"Charles P."},{"family":"Rodabough","given":"Rebecca J."},{"family":"Rovi","given":"Susan L. D."},{"family":"Brzyski","given":"Robert G."},{"family":"Katerndahl","given":"David A."}],"issued":{"date-parts":[["2010",5]]},"citation-key":"moutonPsychosocialEffectsPhysical2010"}},{"id":1100,"uris":["http://zotero.org/users/11765067/items/YCAJJG65"],"itemData":{"id":1100,"type":"article-journal","abstract":"Objective: Whereas prevalence of elder financial mistreatment has received increased attention over the past decade, health and mental health correlates are rarely studied. Thus, the potential relevance of financial abuse to mental health and perceived health is relatively unknown, and the objective of this article is to illustrate this relationship. Method: The second wave of the National Elder Mistreatment Study used random digit dialing telephone survey methodology to assess both recent financial mistreatment and its potential mental health correlates (i.e., diagnoses of depression, posttraumatic stress disorder [PTSD], generalized anxiety disorder [GAD], and self-ratings of physical health) in 774 older adults. Results: The study indicated that past-year Wave II financial mistreatment was associated with significantly increased likelihood of depression, PTSD, GAD, and poor self-rated health; and financial mistreatment perpetrated by family members was associated with particularly increased risk of depression. Discussion: Assessment of mental health is relevant and important in cases of financial abuse.","container-title":"Journal of Aging and Health","DOI":"10.1177/0898264318767037","ISSN":"0898-2643","issue":"7","journalAbbreviation":"J Aging Health","language":"en","note":"publisher: SAGE Publications Inc","page":"1196-1211","source":"SAGE Journals","title":"Mental Health Correlates of Financial Mistreatment in the National Elder Mistreatment Study Wave II","volume":"31","author":[{"family":"Acierno","given":"Ron"},{"family":"Watkins","given":"Jordan"},{"family":"Hernandez-Tejada","given":"Melba A."},{"family":"Muzzy","given":"Wendy"},{"family":"Frook","given":"Gabrielle"},{"family":"Steedley","given":"Mara"},{"family":"Anetzberger","given":"Georgia"}],"issued":{"date-parts":[["2019",8,1]]},"citation-key":"aciernoMentalHealthCorrelates2019b"}},{"id":1085,"uris":["http://zotero.org/users/11765067/items/GMNAYHZE"],"itemData":{"id":1085,"type":"article-journal","abstract":"Elder mistreatment is a major public health issue both in the US and around the globe. While extensive research has elucidated the association between elder mistreatment and health in older adults, little is known about the relationship between elder mistreatment and more eudaimonic measures of psychological well-being. Using data from the 2011 wave of the Wisconsin Longitudinal Study, this project examined the association between older adults’ experience with varied forms of elder mistreatment and eudaimonic dimensions of psychological well-being including autonomy, environmental mastery, personal growth, positive relations with others, purpose in life, and self-acceptance. Ordinary least squares regression analyses found significant associations between experiences of elder mistreatment and psychological well-being. In particular, older adults who reported feeling that someone was too controlling over their daily lives and older adults who reported making donations to organizations they later worried were not legitimate reported significantly lower scores on all six psychological well-being dimensions. The results of this study suggest the negative effects of elder mistreatment can extend to more eudaimonic feelings of well-being, and programs designed to treat victims of elder mistreatment should incorporate strategies that help strengthen psychological well-being.","container-title":"International Journal of Environmental Research and Public Health","DOI":"10.3390/ijerph17207525","ISSN":"1661-7827","issue":"20","journalAbbreviation":"Int J Environ Res Public Health","note":"PMID: 33081145\nPMCID: PMC7589729","page":"7525","source":"PubMed Central","title":"Elder Mistreatment and Psychological Well-Being among Older Americans","volume":"17","author":[{"family":"Berkowsky","given":"Ronald W."}],"issued":{"date-parts":[["2020",10]]},"citation-key":"berkowskyElderMistreatmentPsychological2020"}}],"schema":"https://github.com/citation-style-language/schema/raw/master/csl-citation.json"} </w:instrText>
      </w:r>
      <w:r>
        <w:fldChar w:fldCharType="separate"/>
      </w:r>
      <w:r w:rsidRPr="009B3D7C" w:rsidR="009B3D7C">
        <w:rPr>
          <w:rFonts w:ascii="Aptos" w:hAnsi="Aptos" w:cs="Times New Roman"/>
          <w:kern w:val="0"/>
          <w:vertAlign w:val="superscript"/>
        </w:rPr>
        <w:t>12,20–23</w:t>
      </w:r>
      <w:r>
        <w:fldChar w:fldCharType="end"/>
      </w:r>
      <w:r w:rsidR="000E1E48">
        <w:rPr/>
        <w:t>,</w:t>
      </w:r>
      <w:r w:rsidR="009B3D7C">
        <w:rPr/>
        <w:t xml:space="preserve"> </w:t>
      </w:r>
      <w:r w:rsidR="000E1E48">
        <w:rPr/>
        <w:t>poor quality of life</w:t>
      </w:r>
      <w:r>
        <w:fldChar w:fldCharType="begin"/>
      </w:r>
      <w:r w:rsidR="009B3D7C">
        <w:instrText xml:space="preserve"> ADDIN ZOTERO_ITEM CSL_CITATION {"citationID":"DoQCBxCJ","properties":{"formattedCitation":"\\super 12,24\\nosupersub{}","plainCitation":"12,24","noteIndex":0},"citationItems":[{"id":1031,"uris":["http://zotero.org/users/11765067/items/J53A62DC"],"itemData":{"id":1031,"type":"article-journal","abstract":"This article is based on the lecture for the 2014 American Geriatrics Society Outstanding Scientific Achievement for Clinical Investigation Award. Elder abuse is a global public health and human rights problem. Evidence suggests that elder abuse is prevalent, predictable, costly, and sometimes fatal. This review will highlight the global epidemiology of elder abuse in terms of its prevalence, risk factors, and consequences in community populations. The global literature in PubMed, MEDLINE, PsycINFO, BIOSIS, Science Direct, and Cochrane Central was searched. Search terms included elder abuse, elder mistreatment, elder maltreatment, prevalence, incidence, risk factors, protective factors, outcomes, and consequences. Studies that existed only as abstracts, case series, or case reports or recruited individuals younger than 60; qualitative studies; and non-English publications were excluded. Tables and figures were created to highlight the findings: the most-detailed analyses to date of the prevalence of elder abuse according to continent, risk and protective factors, graphic presentation of odds ratios and confidence intervals for major risk factors, consequences, and practical suggestions for health professionals in addressing elder abuse. Elder abuse is common in community-dwelling older adults, especially minority older adults. This review identifies important knowledge gaps, such as a lack of consistency in definitions of elder abuse; insufficient research with regard to screening; and etiological, intervention, and prevention research. Concerted efforts from researchers, community organizations, healthcare and legal professionals, social service providers, and policy-makers should be promoted to address the global problem of elder abuse.","container-title":"Journal of the American Geriatrics Society","DOI":"10.1111/jgs.13454","ISSN":"1532-5415","issue":"6","language":"en","license":"© 2015, Copyright the Author Journal compilation © 2015, The American Geriatrics Society","note":"_eprint: https://onlinelibrary.wiley.com/doi/pdf/10.1111/jgs.13454","page":"1214-1238","source":"Wiley Online Library","title":"Elder Abuse: Systematic Review and Implications for Practice","title-short":"Elder Abuse","volume":"63","author":[{"family":"Dong","given":"Xin Qi"}],"issued":{"date-parts":[["2015"]]},"citation-key":"dongElderAbuseSystematic2015"}},{"id":1053,"uris":["http://zotero.org/users/11765067/items/YYBJJ82F"],"itemData":{"id":1053,"type":"article-journal","abstract":"Using resilience theory, we examined multiple risks (individual, familial, and mistreatment characteristics) and promotive factors (mastery and social support) associated with perceived quality of life following mistreatment and tested two competing models, compensatory and protective models, to explain the role of promotive factors in the mistreatment-wellbeing linkage.Face-to-face interviews were conducted by administering standardized instruments to 897 randomly selected older adults in rural Tamil Nadu, India. Information from 187 older adults, who, in the interview had reported mistreatment in the past 1 year formed the analysis. Quality of life following mistreatment was measured using the Satisfaction with Life Scale. Mistreatment was measured by an adapted version of the Conflict Tactics Scale.Being single, hailing from a low income family, experiencing high levels of relationship strain, and experiencing more than one type of mistreatment were associated with decreased quality of life. High levels of mastery and social support were associated with high levels of quality of life following mistreatment. There was support for both compensatory and protective–reactive models of resilience. Some of the resources that counteract the negative effects of adversities and mistreatment appear to be effective only at lower levels of mistreatment.Quality of life following mistreatment was influenced by multiple risk and promotive factors, results that are consistent with resilience theory. Concerted efforts must be undertaken to bolster protective factors and minimize risk factors to enhance quality of life following mistreatment.","container-title":"The Journals of Gerontology: Series B","DOI":"10.1093/geronb/gbx043","ISSN":"1079-5014","issue":"5","journalAbbreviation":"The Journals of Gerontology: Series B","page":"e69-e80","source":"Silverchair","title":"Perceived Quality of Life following Elder Mistreatment in Rural India","volume":"73","author":[{"family":"Chokkanathan","given":"Srinivasan"},{"family":"Natarajan","given":"Aravindhan"}],"issued":{"date-parts":[["2018",6,14]]},"citation-key":"chokkanathanPerceivedQualityLife2018"}}],"schema":"https://github.com/citation-style-language/schema/raw/master/csl-citation.json"} </w:instrText>
      </w:r>
      <w:r>
        <w:fldChar w:fldCharType="separate"/>
      </w:r>
      <w:r w:rsidRPr="009B3D7C" w:rsidR="009B3D7C">
        <w:rPr>
          <w:rFonts w:ascii="Aptos" w:hAnsi="Aptos" w:cs="Times New Roman"/>
          <w:kern w:val="0"/>
          <w:vertAlign w:val="superscript"/>
        </w:rPr>
        <w:t>12,24</w:t>
      </w:r>
      <w:r>
        <w:fldChar w:fldCharType="end"/>
      </w:r>
      <w:r w:rsidR="009B3D7C">
        <w:rPr/>
        <w:t>,</w:t>
      </w:r>
      <w:r w:rsidR="000E1E48">
        <w:rPr/>
        <w:t xml:space="preserve"> morbidity</w:t>
      </w:r>
      <w:r w:rsidR="009B3D7C">
        <w:fldChar w:fldCharType="begin"/>
      </w:r>
      <w:r w:rsidR="009B3D7C">
        <w:instrText xml:space="preserve"> ADDIN ZOTERO_ITEM CSL_CITATION {"citationID":"0Y7JCs8d","properties":{"formattedCitation":"\\super 12,25\\nosupersub{}","plainCitation":"12,25","noteIndex":0},"citationItems":[{"id":1031,"uris":["http://zotero.org/users/11765067/items/J53A62DC"],"itemData":{"id":1031,"type":"article-journal","abstract":"This article is based on the lecture for the 2014 American Geriatrics Society Outstanding Scientific Achievement for Clinical Investigation Award. Elder abuse is a global public health and human rights problem. Evidence suggests that elder abuse is prevalent, predictable, costly, and sometimes fatal. This review will highlight the global epidemiology of elder abuse in terms of its prevalence, risk factors, and consequences in community populations. The global literature in PubMed, MEDLINE, PsycINFO, BIOSIS, Science Direct, and Cochrane Central was searched. Search terms included elder abuse, elder mistreatment, elder maltreatment, prevalence, incidence, risk factors, protective factors, outcomes, and consequences. Studies that existed only as abstracts, case series, or case reports or recruited individuals younger than 60; qualitative studies; and non-English publications were excluded. Tables and figures were created to highlight the findings: the most-detailed analyses to date of the prevalence of elder abuse according to continent, risk and protective factors, graphic presentation of odds ratios and confidence intervals for major risk factors, consequences, and practical suggestions for health professionals in addressing elder abuse. Elder abuse is common in community-dwelling older adults, especially minority older adults. This review identifies important knowledge gaps, such as a lack of consistency in definitions of elder abuse; insufficient research with regard to screening; and etiological, intervention, and prevention research. Concerted efforts from researchers, community organizations, healthcare and legal professionals, social service providers, and policy-makers should be promoted to address the global problem of elder abuse.","container-title":"Journal of the American Geriatrics Society","DOI":"10.1111/jgs.13454","ISSN":"1532-5415","issue":"6","language":"en","license":"© 2015, Copyright the Author Journal compilation © 2015, The American Geriatrics Society","note":"_eprint: https://onlinelibrary.wiley.com/doi/pdf/10.1111/jgs.13454","page":"1214-1238","source":"Wiley Online Library","title":"Elder Abuse: Systematic Review and Implications for Practice","title-short":"Elder Abuse","volume":"63","author":[{"family":"Dong","given":"Xin Qi"}],"issued":{"date-parts":[["2015"]]},"citation-key":"dongElderAbuseSystematic2015"}},{"id":1066,"uris":["http://zotero.org/users/11765067/items/Q3P9H7JL"],"itemData":{"id":1066,"type":"article-journal","abstract":"Objectives To determine whether elder abuse can predict mortality and disability over the ensuing 12 years. Design Population-based prospective cohort study of women aged 70 to 75 in 1996; survival analysis. Setting Australia. Participants Twelve thousand sixty-six women with complete data on elder abuse. Measurements Elder abuse was assessed using the 12-item Vulnerability to Abuse Screening Scale (VASS) subscales: vulnerability, coercion, dependence, and dejection. Outcomes were death and disability (defined as an affirmative response to “Do you regularly need help with daily tasks because of long-term illness, disability or frailty?”). Results In 1996, 8% reported vulnerability, 6% coercion, 18% dependence, and 22% dejection. By October 2008, 3,488 (29%) had died. Mortality was associated with coercion (hazard ratio (HR) = 1.21, 95% confidence interval (CI) = 1.06–1.40) and dejection (HR = 1.12, 95% CI = 1.03–1.23), after controlling for demographic characteristics, social support, and health behavior but not after adding chronic conditions to the coercion model. Over the 12 years, 2,158 of 11,027 women who had reported no disability in 1996 reported disability. Women who reported vulnerability (HR = 1.25, 95% CI = 1.06–1.49) or dejection (HR = 1.55, 95% CI = 1.38–1.73) were at greater risk of disability, after controlling for demographic characteristics, social support, and health behavior. The relationship remained significant for dejection when chronic conditions and mental health were included in the model (HR = 1.40, 95% CI = 1.24–1.58). Conclusion Specific components of vulnerability to elder abuse were differently associated with rates of disability and mortality over the ensuing 12 years.","container-title":"Journal of the American Geriatrics Society","DOI":"10.1111/jgs.12212","ISSN":"1532-5415","issue":"5","language":"en","license":"© 2013, Copyright the Authors Journal compilation © 2013, The American Geriatrics Society","note":"_eprint: https://onlinelibrary.wiley.com/doi/pdf/10.1111/jgs.12212","page":"679-685","source":"Wiley Online Library","title":"Mortality and Disability Outcomes of Self-Reported Elder Abuse: A 12-Year Prospective Investigation","title-short":"Mortality and Disability Outcomes of Self-Reported Elder Abuse","volume":"61","author":[{"family":"Schofield","given":"Margot J."},{"family":"Powers","given":"Jennifer R."},{"family":"Loxton","given":"Deborah"}],"issued":{"date-parts":[["2013"]]},"citation-key":"schofieldMortalityDisabilityOutcomes2013"}}],"schema":"https://github.com/citation-style-language/schema/raw/master/csl-citation.json"} </w:instrText>
      </w:r>
      <w:r w:rsidR="009B3D7C">
        <w:fldChar w:fldCharType="separate"/>
      </w:r>
      <w:r w:rsidRPr="009B3D7C" w:rsidR="009B3D7C">
        <w:rPr>
          <w:rFonts w:ascii="Aptos" w:hAnsi="Aptos" w:cs="Times New Roman"/>
          <w:kern w:val="0"/>
          <w:vertAlign w:val="superscript"/>
        </w:rPr>
        <w:t>12,25</w:t>
      </w:r>
      <w:r w:rsidR="009B3D7C">
        <w:fldChar w:fldCharType="end"/>
      </w:r>
      <w:r w:rsidR="000E1E48">
        <w:rPr/>
        <w:t>, and early mortality</w:t>
      </w:r>
      <w:r w:rsidR="009B3D7C">
        <w:fldChar w:fldCharType="begin"/>
      </w:r>
      <w:r w:rsidR="009B3D7C">
        <w:instrText xml:space="preserve"> ADDIN ZOTERO_ITEM CSL_CITATION {"citationID":"8eaFPiYR","properties":{"formattedCitation":"\\super 12,25,26\\nosupersub{}","plainCitation":"12,25,26","noteIndex":0},"citationItems":[{"id":1031,"uris":["http://zotero.org/users/11765067/items/J53A62DC"],"itemData":{"id":1031,"type":"article-journal","abstract":"This article is based on the lecture for the 2014 American Geriatrics Society Outstanding Scientific Achievement for Clinical Investigation Award. Elder abuse is a global public health and human rights problem. Evidence suggests that elder abuse is prevalent, predictable, costly, and sometimes fatal. This review will highlight the global epidemiology of elder abuse in terms of its prevalence, risk factors, and consequences in community populations. The global literature in PubMed, MEDLINE, PsycINFO, BIOSIS, Science Direct, and Cochrane Central was searched. Search terms included elder abuse, elder mistreatment, elder maltreatment, prevalence, incidence, risk factors, protective factors, outcomes, and consequences. Studies that existed only as abstracts, case series, or case reports or recruited individuals younger than 60; qualitative studies; and non-English publications were excluded. Tables and figures were created to highlight the findings: the most-detailed analyses to date of the prevalence of elder abuse according to continent, risk and protective factors, graphic presentation of odds ratios and confidence intervals for major risk factors, consequences, and practical suggestions for health professionals in addressing elder abuse. Elder abuse is common in community-dwelling older adults, especially minority older adults. This review identifies important knowledge gaps, such as a lack of consistency in definitions of elder abuse; insufficient research with regard to screening; and etiological, intervention, and prevention research. Concerted efforts from researchers, community organizations, healthcare and legal professionals, social service providers, and policy-makers should be promoted to address the global problem of elder abuse.","container-title":"Journal of the American Geriatrics Society","DOI":"10.1111/jgs.13454","ISSN":"1532-5415","issue":"6","language":"en","license":"© 2015, Copyright the Author Journal compilation © 2015, The American Geriatrics Society","note":"_eprint: https://onlinelibrary.wiley.com/doi/pdf/10.1111/jgs.13454","page":"1214-1238","source":"Wiley Online Library","title":"Elder Abuse: Systematic Review and Implications for Practice","title-short":"Elder Abuse","volume":"63","author":[{"family":"Dong","given":"Xin Qi"}],"issued":{"date-parts":[["2015"]]},"citation-key":"dongElderAbuseSystematic2015"}},{"id":1066,"uris":["http://zotero.org/users/11765067/items/Q3P9H7JL"],"itemData":{"id":1066,"type":"article-journal","abstract":"Objectives To determine whether elder abuse can predict mortality and disability over the ensuing 12 years. Design Population-based prospective cohort study of women aged 70 to 75 in 1996; survival analysis. Setting Australia. Participants Twelve thousand sixty-six women with complete data on elder abuse. Measurements Elder abuse was assessed using the 12-item Vulnerability to Abuse Screening Scale (VASS) subscales: vulnerability, coercion, dependence, and dejection. Outcomes were death and disability (defined as an affirmative response to “Do you regularly need help with daily tasks because of long-term illness, disability or frailty?”). Results In 1996, 8% reported vulnerability, 6% coercion, 18% dependence, and 22% dejection. By October 2008, 3,488 (29%) had died. Mortality was associated with coercion (hazard ratio (HR) = 1.21, 95% confidence interval (CI) = 1.06–1.40) and dejection (HR = 1.12, 95% CI = 1.03–1.23), after controlling for demographic characteristics, social support, and health behavior but not after adding chronic conditions to the coercion model. Over the 12 years, 2,158 of 11,027 women who had reported no disability in 1996 reported disability. Women who reported vulnerability (HR = 1.25, 95% CI = 1.06–1.49) or dejection (HR = 1.55, 95% CI = 1.38–1.73) were at greater risk of disability, after controlling for demographic characteristics, social support, and health behavior. The relationship remained significant for dejection when chronic conditions and mental health were included in the model (HR = 1.40, 95% CI = 1.24–1.58). Conclusion Specific components of vulnerability to elder abuse were differently associated with rates of disability and mortality over the ensuing 12 years.","container-title":"Journal of the American Geriatrics Society","DOI":"10.1111/jgs.12212","ISSN":"1532-5415","issue":"5","language":"en","license":"© 2013, Copyright the Authors Journal compilation © 2013, The American Geriatrics Society","note":"_eprint: https://onlinelibrary.wiley.com/doi/pdf/10.1111/jgs.12212","page":"679-685","source":"Wiley Online Library","title":"Mortality and Disability Outcomes of Self-Reported Elder Abuse: A 12-Year Prospective Investigation","title-short":"Mortality and Disability Outcomes of Self-Reported Elder Abuse","volume":"61","author":[{"family":"Schofield","given":"Margot J."},{"family":"Powers","given":"Jennifer R."},{"family":"Loxton","given":"Deborah"}],"issued":{"date-parts":[["2013"]]},"citation-key":"schofieldMortalityDisabilityOutcomes2013"}},{"id":1069,"uris":["http://zotero.org/users/11765067/items/U3UPSHHR"],"itemData":{"id":1069,"type":"article-journal","abstract":"ContextAlthough elder mistreatment is suspected to be life threatening in some instances, little is known about the survival of elderly persons who have\nbeen mistreated.ObjectiveTo estimate the independent contribution of reported elder abuse and\nneglect to all-cause mortality in an observational cohort of community-dwelling\nolder adults.DesignProspective cohort study with at least 9 years of follow-up.Setting and PatientsThe New Haven Established Population for Epidemiologic Studies in the\nElderly cohort, which included 2812 community-dwelling adults who were older\nthan 65 years in 1982, a subset of whom were referred to protective services\nfor the elderly.Main Outcome MeasuresAll-cause mortality among (1) elderly persons for whom protective services\nwere used for corroborated elder mistreatment (elder abuse, neglect, and/or\nexploitation), or (2) elderly persons for whom protective services were used\nfor self-neglect.ResultsIn the first 9 years after cohort inception, 176 cohort members were\nseen by elderly protective services for verified allegations; 10 (5.7%) of\nthese were for abuse, 30 (17.0%) for neglect, 8 (4.5%) for exploitation, and\n128 (72.7%) for self-neglect. At the end of a 13-year follow-up period from\ncohort inception, cohort members seen for elder mistreatment at any time during\nthe follow-up had poorer survival (9%) than either those seen for self-neglect\n(17%) or other noninvestigated cohort members (40%) (P&amp;lt;.001).\nIn a pooled logistic regression that adjusted for demographic characteristics,\nchronic diseases, functional status, social networks, cognitive status, and\ndepressive symptomatology, the risk of death remained elevated for cohort\nmembers experiencing either elder mistreatment (odds ratio, 3.1; 95% confidence\ninterval, 1.4-6.7) or self-neglect (odds ratio, 1.7; 95% confidence interval,\n1.2-2.5), when compared with other members of the cohort.ConclusionsReported and corroborated elder mistreatment and self-neglect are associated\nwith shorter survival after adjusting for other factors associated with increased\nmortality in older adults.","container-title":"JAMA","DOI":"10.1001/jama.280.5.428","ISSN":"0098-7484","issue":"5","journalAbbreviation":"JAMA","page":"428-432","source":"Silverchair","title":"The Mortality of Elder Mistreatment","volume":"280","author":[{"family":"Lachs","given":"Mark S."},{"family":"Williams","given":"Christianna S."},{"family":"O'Brien","given":"Shelley"},{"family":"Pillemer","given":"Karl A."},{"family":"Charlson","given":"Mary E."}],"issued":{"date-parts":[["1998",8,5]]},"citation-key":"lachsMortalityElderMistreatment1998"}}],"schema":"https://github.com/citation-style-language/schema/raw/master/csl-citation.json"} </w:instrText>
      </w:r>
      <w:r w:rsidR="009B3D7C">
        <w:fldChar w:fldCharType="separate"/>
      </w:r>
      <w:r w:rsidRPr="009B3D7C" w:rsidR="009B3D7C">
        <w:rPr>
          <w:rFonts w:ascii="Aptos" w:hAnsi="Aptos" w:cs="Times New Roman"/>
          <w:kern w:val="0"/>
          <w:vertAlign w:val="superscript"/>
        </w:rPr>
        <w:t>12,25,26</w:t>
      </w:r>
      <w:r w:rsidR="009B3D7C">
        <w:fldChar w:fldCharType="end"/>
      </w:r>
      <w:r w:rsidR="000E1E48">
        <w:rPr/>
        <w:t>. In addition to having a greater risk of victimization, older adults with ADRDs experience more severe negative consequences of EM</w:t>
      </w:r>
      <w:r w:rsidR="009B3D7C">
        <w:fldChar w:fldCharType="begin"/>
      </w:r>
      <w:r w:rsidR="009B3D7C">
        <w:instrText xml:space="preserve"> ADDIN ZOTERO_ITEM CSL_CITATION {"citationID":"adQopcQU","properties":{"formattedCitation":"\\super 4,13\\nosupersub{}","plainCitation":"4,13","noteIndex":0},"citationItems":[{"id":1005,"uris":["http://zotero.org/users/11765067/items/ZYMMIG5Z"],"itemData":{"id":1005,"type":"article-journal","container-title":"New England Journal of Medicine","DOI":"10.1056/NEJMra1404688","ISSN":"0028-4793","issue":"20","journalAbbreviation":"N Engl J Med","note":"publisher: Massachusetts Medical Society","page":"1947-1956","source":"nejm.org (Atypon)","title":"Elder Abuse","volume":"373","author":[{"family":"Lachs","given":"Mark S."},{"family":"Pillemer","given":"Karl A."}],"editor":[{"family":"Campion","given":"Edward"}],"issued":{"date-parts":[["2015",11,12]]},"citation-key":"lachsElderAbuse2015"}},{"id":993,"uris":["http://zotero.org/users/11765067/items/NV7JPLP7"],"itemData":{"id":993,"type":"article-journal","abstract":"Older adults with dementia may be at high risk for abuse, but the topic has not been well studied. We conducted a literature review to examine the relationships between elder abuse and dementia. We found that psychological abuse was the most common form of abuse among older adults, with estimates of its prevalence ranging from 27.9 percent to 62.3 percent. Physical abuse was estimated to affect 3.5-23.1 percent of older adults with dementia. We also found that many older adults experienced multiple forms of abuse simultaneously, and the risk of mortality from abuse and self-neglect may be higher in older adults with greater levels of cognitive impairment. We summarize programs and policies related to the abuse of older adults with dementia, including adult protective services, mandatory elder abuse reporting, and the Long-Term Care Ombudsman Program. We also summarize aspects of the National Alzheimer's Project Act, the Older Americans Act, and the Elder Justice Act. In spite of a recent increase in research and policy developments on elder abuse, challenges such as insufficient funding, limited knowledge about elder abuse, a lack of funding for the implementation of federal and state programs relevant to elder abuse and dementia, and a lack of dementia-specific training for front-line health care staff persist. Stronger programs targeting the well-being of older adults with dementia are needed. [PUBLICATION ABSTRACT]","container-title":"Health Affairs","ISSN":"02782715","issue":"4","language":"English","license":"Copyright The People to People Health Foundation, Inc., Project HOPE Apr 2014","note":"number-of-pages: 8\npublisher-place: Chevy Chase, United States\npublisher: The People to People Health Foundation, Inc., Project HOPE\nsection: ELDER ABUSE","page":"642-9","source":"ProQuest","title":"Elder Abuse And Dementia: A Review Of The Research And Health Policy","title-short":"Elder Abuse And Dementia","volume":"33","author":[{"family":"Dong","given":"XinQi"},{"family":"Chen","given":"Ruijia"},{"family":"Simon","given":"Melissa A."}],"issued":{"date-parts":[["2014",4]]},"citation-key":"dongElderAbuseDementia2014"}}],"schema":"https://github.com/citation-style-language/schema/raw/master/csl-citation.json"} </w:instrText>
      </w:r>
      <w:r w:rsidR="009B3D7C">
        <w:fldChar w:fldCharType="separate"/>
      </w:r>
      <w:r w:rsidRPr="009B3D7C" w:rsidR="009B3D7C">
        <w:rPr>
          <w:rFonts w:ascii="Aptos" w:hAnsi="Aptos" w:cs="Times New Roman"/>
          <w:kern w:val="0"/>
          <w:vertAlign w:val="superscript"/>
        </w:rPr>
        <w:t>4,13</w:t>
      </w:r>
      <w:r w:rsidR="009B3D7C">
        <w:fldChar w:fldCharType="end"/>
      </w:r>
      <w:r w:rsidR="000E1E48">
        <w:rPr/>
        <w:t xml:space="preserve">. Caregiver financial exploitation alone is estimated to be responsible for </w:t>
      </w:r>
      <w:r w:rsidR="000E1E48">
        <w:rPr/>
        <w:t>$6.67 billion</w:t>
      </w:r>
      <w:r w:rsidR="000E1E48">
        <w:rPr/>
        <w:t xml:space="preserve"> dollars of annual losses</w:t>
      </w:r>
      <w:r w:rsidR="009B3D7C">
        <w:fldChar w:fldCharType="begin"/>
      </w:r>
      <w:r w:rsidR="009B3D7C">
        <w:instrText xml:space="preserve"> ADDIN ZOTERO_ITEM CSL_CITATION {"citationID":"VKZwsBFn","properties":{"formattedCitation":"\\super 17\\nosupersub{}","plainCitation":"17","noteIndex":0},"citationItems":[{"id":1083,"uris":["http://zotero.org/users/11765067/items/XJXWBM9C"],"itemData":{"id":1083,"type":"report","event-place":"San Francisco, CA","publisher":"True Link Financial","publisher-place":"San Francisco, CA","title":"The True Link Report on Elder Financial Abuse 2015","URL":"http://documents.truelinkfinancial.com/True-Link-Report-On-Elder-Financial-Abuse-012815.pdf","author":[{"literal":"True Link Financial"}],"accessed":{"date-parts":[["2023",8,13]]},"issued":{"date-parts":[["2015",1]]},"citation-key":"truelinkfinancialTrueLinkReport2015"}}],"schema":"https://github.com/citation-style-language/schema/raw/master/csl-citation.json"} </w:instrText>
      </w:r>
      <w:r w:rsidR="009B3D7C">
        <w:fldChar w:fldCharType="separate"/>
      </w:r>
      <w:r w:rsidRPr="009B3D7C" w:rsidR="009B3D7C">
        <w:rPr>
          <w:rFonts w:ascii="Aptos" w:hAnsi="Aptos" w:cs="Times New Roman"/>
          <w:kern w:val="0"/>
          <w:vertAlign w:val="superscript"/>
        </w:rPr>
        <w:t>17</w:t>
      </w:r>
      <w:r w:rsidR="009B3D7C">
        <w:fldChar w:fldCharType="end"/>
      </w:r>
      <w:r w:rsidR="009B3D7C">
        <w:rPr/>
        <w:t>,</w:t>
      </w:r>
      <w:r w:rsidR="000E1E48">
        <w:rPr/>
        <w:t xml:space="preserve"> and the direct medical costs to treat injuries from physical abuse are estimated to be </w:t>
      </w:r>
      <w:r w:rsidR="000E1E48">
        <w:rPr/>
        <w:t xml:space="preserve">$5.3 billion</w:t>
      </w:r>
      <w:r w:rsidR="000E1E48">
        <w:rPr/>
        <w:t xml:space="preserve"> dollars annually</w:t>
      </w:r>
      <w:r w:rsidR="009B3D7C">
        <w:fldChar w:fldCharType="begin"/>
      </w:r>
      <w:r w:rsidR="009B3D7C">
        <w:instrText xml:space="preserve"> ADDIN ZOTERO_ITEM CSL_CITATION {"citationID":"77WkIEC4","properties":{"formattedCitation":"\\super 27\\nosupersub{}","plainCitation":"27","noteIndex":0},"citationItems":[{"id":1102,"uris":["http://zotero.org/users/11765067/items/PHBDKVIS"],"itemData":{"id":1102,"type":"article-journal","abstract":"Objectives. We examined prevalence, 3-year incidence, and predictors of physical and verbal abuse among postmenopausal women., Methods. We used a cohort of 91 749 women aged 50 to 79 years from the Women’s Health Initiative. Outcomes included self-reported physical abuse and verbal abuse., Results. At baseline, 11.1% reported abuse sometime during the prior year, with 2.1% reporting physical abuse only, 89.1% reporting verbal abuse only, and 8.8% reporting both physical and verbal abuse. Baseline prevalence was associated with service occupations, having lower incomes, and living alone. At 3-year follow-up, 5.0% of women reported new abuse, with 2.8% reporting physical abuse only, 92.6% reporting verbal abuse only, and 4.7% reporting both physical and verbal abuse., Conclusions. Postmenopausal women are exposed to abuse at similar rates to younger women; this abuse poses a serious threat to their health.","container-title":"American Journal of Public Health","ISSN":"0090-0036","issue":"4","journalAbbreviation":"Am J Public Health","note":"PMID: 15054013\nPMCID: PMC1448306","page":"605-612","source":"PubMed Central","title":"Prevalence and 3-Year Incidence of Abuse Among Postmenopausal Women","volume":"94","author":[{"family":"Mouton","given":"Charles P."},{"family":"Rodabough","given":"Rebecca J."},{"family":"Rovi","given":"Susan L. D."},{"family":"Hunt","given":"Julie L."},{"family":"Talamantes","given":"Melissa A."},{"family":"Brzyski","given":"Robert G."},{"family":"Burge","given":"Sandra K."}],"issued":{"date-parts":[["2004",4]]},"citation-key":"moutonPrevalence3YearIncidence2004"}}],"schema":"https://github.com/citation-style-language/schema/raw/master/csl-citation.json"} </w:instrText>
      </w:r>
      <w:r w:rsidR="009B3D7C">
        <w:fldChar w:fldCharType="separate"/>
      </w:r>
      <w:r w:rsidRPr="009B3D7C" w:rsidR="009B3D7C">
        <w:rPr>
          <w:rFonts w:ascii="Aptos" w:hAnsi="Aptos" w:cs="Times New Roman"/>
          <w:kern w:val="0"/>
          <w:vertAlign w:val="superscript"/>
        </w:rPr>
        <w:t>27</w:t>
      </w:r>
      <w:r w:rsidR="009B3D7C">
        <w:fldChar w:fldCharType="end"/>
      </w:r>
      <w:r w:rsidR="000E1E48">
        <w:rPr/>
        <w:t>.</w:t>
      </w:r>
    </w:p>
    <w:p w:rsidRPr="000E1E48" w:rsidR="000E1E48" w:rsidP="000E1E48" w:rsidRDefault="000E1E48" w14:paraId="5014F597" w14:textId="333AC2BA">
      <w:r>
        <w:t>Early identification and intervention EM cases is crucial to prevent further harms. Emergency medical technicians and paramedics (medics) are medical providers uniquely placed to assist in this effort. Older adults utilize emergency medical services more than four times as often as younger adults</w:t>
      </w:r>
      <w:r w:rsidR="009B3D7C">
        <w:fldChar w:fldCharType="begin"/>
      </w:r>
      <w:r w:rsidR="009B3D7C">
        <w:instrText xml:space="preserve"> ADDIN ZOTERO_ITEM CSL_CITATION {"citationID":"FYMtQT7K","properties":{"formattedCitation":"\\super 28\\nosupersub{}","plainCitation":"28","noteIndex":0},"citationItems":[{"id":1165,"uris":["http://zotero.org/users/11765067/items/4BKB3UE6"],"itemData":{"id":1165,"type":"article-journal","abstract":"ObjectivesTo characterize older adult emergency department (ED) visits arriving by emergency medical services (EMS) and to identify factors associated with those patient visits. MethodsA secondary analysis of the ED component of the 1997–2000 National Hospital Ambulatory Medical Care Survey using logistic regression analyses was conducted. The dependent variable was the modes of arrival (EMS vs. not EMS) to the ED. Independent variables were grouped into four domains: demographic, clinical, system, and service characteristics. ResultsBetween 1997 and 2000, 38% of EMS responses were for patients aged 65 years and older. During that period, 62.2 million older adult ED patient visits occurred; 38% arrived via EMS. The average rate of EMS utilization by older adults was 167/1,000 population per year, more than four times the rate for younger patients (39/1,000 population). Fifty-three percent of EMS responses with transport to an ED for older adults resulted in hospital admission. Factors found to be associated with EMS mode of arrival included demographic (older age and urban residence), clinical (need for more rapid care and circulatory system illnesses), and service (need for procedures). ConclusionsOlder adults account for a large proportion of EMS responses and use EMS at a disproportionately high rate. As the older adult population grows, EMS systems must prepare for the increased volume of older adults by making changes in training, operations, and equipment.","container-title":"Academic Emergency Medicine","DOI":"10.1111/j.1553-2712.2007.tb01804.x","ISSN":"1553-2712","issue":"5","language":"en","license":"© 2007 Society for Academic Emergency Medicine","note":"_eprint: https://onlinelibrary.wiley.com/doi/pdf/10.1111/j.1553-2712.2007.tb01804.x","page":"441-447","source":"Wiley Online Library","title":"The Epidemiology of Emergency Medical Services Use by Older Adults: An Analysis of the National Hospital Ambulatory Medical Care Survey","title-short":"The Epidemiology of Emergency Medical Services Use by Older Adults","volume":"14","author":[{"family":"Shah","given":"Manish N."},{"family":"Bazarian","given":"Jeffrey J."},{"family":"Lerner","given":"E. Brooke"},{"family":"Fairbanks","given":"Rollin J."},{"family":"Barker","given":"William H."},{"family":"Auinger","given":"Peggy"},{"family":"Friedman","given":"Bruce"}],"issued":{"date-parts":[["2007"]]},"citation-key":"shahEpidemiologyEmergencyMedical2007"}}],"schema":"https://github.com/citation-style-language/schema/raw/master/csl-citation.json"} </w:instrText>
      </w:r>
      <w:r w:rsidR="009B3D7C">
        <w:fldChar w:fldCharType="separate"/>
      </w:r>
      <w:r w:rsidRPr="009B3D7C" w:rsidR="009B3D7C">
        <w:rPr>
          <w:rFonts w:ascii="Aptos" w:hAnsi="Aptos" w:cs="Times New Roman"/>
          <w:kern w:val="0"/>
          <w:vertAlign w:val="superscript"/>
        </w:rPr>
        <w:t>28</w:t>
      </w:r>
      <w:r w:rsidR="009B3D7C">
        <w:fldChar w:fldCharType="end"/>
      </w:r>
      <w:r>
        <w:t>.</w:t>
      </w:r>
      <w:r w:rsidR="009B3D7C">
        <w:t xml:space="preserve"> </w:t>
      </w:r>
      <w:r>
        <w:t>Through unique access into the homes of older adults, medics are able to make observations of the older adult’s living environment that are not possible in the typical outpatient clinic</w:t>
      </w:r>
      <w:r w:rsidR="009B3D7C">
        <w:fldChar w:fldCharType="begin"/>
      </w:r>
      <w:r w:rsidR="009B3D7C">
        <w:instrText xml:space="preserve"> ADDIN ZOTERO_ITEM CSL_CITATION {"citationID":"qS4KySxC","properties":{"formattedCitation":"\\super 29,30\\nosupersub{}","plainCitation":"29,30","noteIndex":0},"citationItems":[{"id":915,"uris":["http://zotero.org/users/11765067/items/FSWYJSZV"],"itemData":{"id":915,"type":"article-journal","abstract":"To develop a screening tool to enhance elder abuse and neglect detection and reporting rates among emergency medical technicians (EMTs). Our primary aim was to identify the most salient indicators of elder abuse and neglect for potential inclusion on a screening tool. We also sought to identify practical elements of the tool that would optimize EMT uptake and use in the field, such as format, length and number of items, and types of response options available.","container-title":"BMC Emergency Medicine","DOI":"10.1186/s12873-016-0084-3","ISSN":"1471-227X","issue":"1","journalAbbreviation":"BMC Emergency Medicine","page":"19","source":"BioMed Central","title":"Towards the development of a screening tool to enhance the detection of elder abuse and neglect by emergency medical technicians (EMTs): a qualitative study","title-short":"Towards the development of a screening tool to enhance the detection of elder abuse and neglect by emergency medical technicians (EMTs)","volume":"16","author":[{"family":"Cannell","given":"M. Brad"},{"family":"Jetelina","given":"Katelyn K."},{"family":"Zavadsky","given":"Matt"},{"family":"Gonzalez","given":"Jennifer M. Reingle"}],"issued":{"date-parts":[["2016",6,1]]},"citation-key":"cannellDevelopmentScreeningTool2016"}},{"id":1162,"uris":["http://zotero.org/users/11765067/items/7CYAG3KH"],"itemData":{"id":1162,"type":"article-journal","abstract":"BACKGROUND: Emergency Medical Services (EMS) providers, who perform initial assessments of ill and injured patients, often in a patient's home, are uniquely positioned to identify potential victims of elder abuse, neglect, or self-neglect. Despite this, few organized programs exist to ensure that EMS concerns are communicated to or further investigated by other health care providers, social workers, or the authorities.\nOBJECTIVE: To explore attitudes and self-reported practices of EMS providers surrounding identification and reporting of elder mistreatment.\nMETHODS: Five semi-structured focus groups with 27 EMS providers.\nRESULTS: Participants reported believing they frequently encountered and were able to identify potential elder mistreatment victims. Many reported infrequently discussing their concerns with other health care providers or social workers and not reporting them to the authorities due to barriers: 1) lack of EMS protocols or training specific to vulnerable elders; 2) challenges in communication with emergency department providers, including social workers, who are often unavailable or not receptive; 3) time limitations; and 4) lack of follow-up when EMS providers do report concerns. Many participants reported interest in adopting protocols to assist in elder protection. Additional strategies included photographically documenting the home environment, additional training, improved direct communication with social workers, a dedicated location on existing forms or new form to document concerns, a reporting hotline, a system to provide feedback to EMS, and community paramedicine.\nCONCLUSIONS: EMS providers frequently identify potential victims of elder abuse, neglect, and self-neglect, but significant barriers to reporting exist. Strategies to empower EMS providers and improve reporting were identified.","container-title":"The Journal of Emergency Medicine","DOI":"10.1016/j.jemermed.2017.04.021","ISSN":"0736-4679","issue":"4","journalAbbreviation":"J Emerg Med","language":"eng","note":"PMID: 28712685\nPMCID: PMC5660658","page":"573-582","source":"PubMed","title":"Emergency Medical Services Perspectives on Identifying and Reporting Victims of Elder Abuse, Neglect, and Self-Neglect","volume":"53","author":[{"family":"Rosen","given":"Tony"},{"family":"Lien","given":"Cynthia"},{"family":"Stern","given":"Michael E."},{"family":"Bloemen","given":"Elizabeth M."},{"family":"Mysliwiec","given":"Regina"},{"family":"McCarthy","given":"Thomas J."},{"family":"Clark","given":"Sunday"},{"family":"Mulcare","given":"Mary R."},{"family":"Ribaudo","given":"Daniel S."},{"family":"Lachs","given":"Mark S."},{"family":"Pillemer","given":"Karl"},{"family":"Flomenbaum","given":"Neal E."}],"issued":{"date-parts":[["2017",10]]},"citation-key":"rosenEmergencyMedicalServices2017"}}],"schema":"https://github.com/citation-style-language/schema/raw/master/csl-citation.json"} </w:instrText>
      </w:r>
      <w:r w:rsidR="009B3D7C">
        <w:fldChar w:fldCharType="separate"/>
      </w:r>
      <w:r w:rsidRPr="009B3D7C" w:rsidR="009B3D7C">
        <w:rPr>
          <w:rFonts w:ascii="Aptos" w:hAnsi="Aptos" w:cs="Times New Roman"/>
          <w:kern w:val="0"/>
          <w:vertAlign w:val="superscript"/>
        </w:rPr>
        <w:t>29,30</w:t>
      </w:r>
      <w:r w:rsidR="009B3D7C">
        <w:fldChar w:fldCharType="end"/>
      </w:r>
      <w:r>
        <w:t>. However, current screening tools to assist in the detection of EM have limited suitability for medics, particularly with older adults with ADRDs or other capacity limitations: methods that require specialized training, lengthy questioning, cooperation from a caregiver, or the mental capacity and candid cooperation of the older adult are typically deemed inappropriate in an emergency response setting</w:t>
      </w:r>
      <w:r w:rsidR="009B3D7C">
        <w:fldChar w:fldCharType="begin"/>
      </w:r>
      <w:r w:rsidR="009B3D7C">
        <w:instrText xml:space="preserve"> ADDIN ZOTERO_ITEM CSL_CITATION {"citationID":"rZznjuwa","properties":{"formattedCitation":"\\super 10,25,29,31\\uc0\\u8211{}41\\nosupersub{}","plainCitation":"10,25,29,31–41","noteIndex":0},"citationItems":[{"id":1025,"uris":["http://zotero.org/users/11765067/items/SB9BTYGG"],"itemData":{"id":1025,"type":"article-journal","abstract":"OBJECTIVE: To investigate characteristics of people with dementia and their caregivers (CGs) that are associated with mistreatment in order to inform clinicians about screening for mistreatment. DESIGN: A convenience sample of CG–care recipient (CR) dyads were assessed for literature-supported factors associated with mistreatment, and evidence of mistreatment for the prior year was collected. An expert panel considered the evidence and decided on occurrences of psychological abuse, physical abuse, and neglect based on criteria adopted before data collection. SETTING: Participants' homes. PARTICIPANTS: One hundred twenty-nine persons with dementia and their CGs. MEASUREMENTS: CG and CR characteristics (demographic, health, and psychosocial variables), relationship characteristics, and three elder abuse and neglect detection instruments. RESULTS: Mistreatment was detected in 47.3%. Variables associated with different kinds and combinations of mistreatment types included the CG's anxiety, depressive symptoms, social contacts, perceived burden, emotional status, and role limitations due to emotional problems and the CR's psychological aggression and physical assault behaviors. The combination of CR's physical assault and psychological aggression provided the best sensitivity (75.4%) and specificity (70.6%) for elder mistreatment as defined by the expert panel. This finding has potential to be useful as a clinical screen for detecting mistreatment. CONCLUSIONS: The findings suggest important characteristics of older adults with dementia and their CGs that have potential for use in a clinical screening tool for elder mistreatment. Potential screening questions to be asked of CGs of people with dementia are suggested.","container-title":"Journal of the American Geriatrics Society","DOI":"10.1111/j.1532-5415.2010.02737.x","ISSN":"1532-5415","issue":"3","language":"en","license":"© 2010, Copyright the Authors. Journal compilation © 2010, The American Geriatrics Society","note":"_eprint: https://onlinelibrary.wiley.com/doi/pdf/10.1111/j.1532-5415.2010.02737.x","page":"493-500","source":"Wiley Online Library","title":"Screening for Abuse and Neglect of People with Dementia","volume":"58","author":[{"family":"Wiglesworth","given":"Aileen"},{"family":"Mosqueda","given":"Laura"},{"family":"Mulnard","given":"Ruth"},{"family":"Liao","given":"Solomon"},{"family":"Gibbs","given":"Lisa"},{"family":"Fitzgerald","given":"William"}],"issued":{"date-parts":[["2010"]]},"citation-key":"wiglesworthScreeningAbuseNeglect2010"}},{"id":1066,"uris":["http://zotero.org/users/11765067/items/Q3P9H7JL"],"itemData":{"id":1066,"type":"article-journal","abstract":"Objectives To determine whether elder abuse can predict mortality and disability over the ensuing 12 years. Design Population-based prospective cohort study of women aged 70 to 75 in 1996; survival analysis. Setting Australia. Participants Twelve thousand sixty-six women with complete data on elder abuse. Measurements Elder abuse was assessed using the 12-item Vulnerability to Abuse Screening Scale (VASS) subscales: vulnerability, coercion, dependence, and dejection. Outcomes were death and disability (defined as an affirmative response to “Do you regularly need help with daily tasks because of long-term illness, disability or frailty?”). Results In 1996, 8% reported vulnerability, 6% coercion, 18% dependence, and 22% dejection. By October 2008, 3,488 (29%) had died. Mortality was associated with coercion (hazard ratio (HR) = 1.21, 95% confidence interval (CI) = 1.06–1.40) and dejection (HR = 1.12, 95% CI = 1.03–1.23), after controlling for demographic characteristics, social support, and health behavior but not after adding chronic conditions to the coercion model. Over the 12 years, 2,158 of 11,027 women who had reported no disability in 1996 reported disability. Women who reported vulnerability (HR = 1.25, 95% CI = 1.06–1.49) or dejection (HR = 1.55, 95% CI = 1.38–1.73) were at greater risk of disability, after controlling for demographic characteristics, social support, and health behavior. The relationship remained significant for dejection when chronic conditions and mental health were included in the model (HR = 1.40, 95% CI = 1.24–1.58). Conclusion Specific components of vulnerability to elder abuse were differently associated with rates of disability and mortality over the ensuing 12 years.","container-title":"Journal of the American Geriatrics Society","DOI":"10.1111/jgs.12212","ISSN":"1532-5415","issue":"5","language":"en","license":"© 2013, Copyright the Authors Journal compilation © 2013, The American Geriatrics Society","note":"_eprint: https://onlinelibrary.wiley.com/doi/pdf/10.1111/jgs.12212","page":"679-685","source":"Wiley Online Library","title":"Mortality and Disability Outcomes of Self-Reported Elder Abuse: A 12-Year Prospective Investigation","title-short":"Mortality and Disability Outcomes of Self-Reported Elder Abuse","volume":"61","author":[{"family":"Schofield","given":"Margot J."},{"family":"Powers","given":"Jennifer R."},{"family":"Loxton","given":"Deborah"}],"issued":{"date-parts":[["2013"]]},"citation-key":"schofieldMortalityDisabilityOutcomes2013"}},{"id":915,"uris":["http://zotero.org/users/11765067/items/FSWYJSZV"],"itemData":{"id":915,"type":"article-journal","abstract":"To develop a screening tool to enhance elder abuse and neglect detection and reporting rates among emergency medical technicians (EMTs). Our primary aim was to identify the most salient indicators of elder abuse and neglect for potential inclusion on a screening tool. We also sought to identify practical elements of the tool that would optimize EMT uptake and use in the field, such as format, length and number of items, and types of response options available.","container-title":"BMC Emergency Medicine","DOI":"10.1186/s12873-016-0084-3","ISSN":"1471-227X","issue":"1","journalAbbreviation":"BMC Emergency Medicine","page":"19","source":"BioMed Central","title":"Towards the development of a screening tool to enhance the detection of elder abuse and neglect by emergency medical technicians (EMTs): a qualitative study","title-short":"Towards the development of a screening tool to enhance the detection of elder abuse and neglect by emergency medical technicians (EMTs)","volume":"16","author":[{"family":"Cannell","given":"M. Brad"},{"family":"Jetelina","given":"Katelyn K."},{"family":"Zavadsky","given":"Matt"},{"family":"Gonzalez","given":"Jennifer M. Reingle"}],"issued":{"date-parts":[["2016",6,1]]},"citation-key":"cannellDevelopmentScreeningTool2016"}},{"id":1170,"uris":["http://zotero.org/users/11765067/items/ZZLEY9G2"],"itemData":{"id":1170,"type":"article-journal","abstract":"The responsibility of identifying elder mistreatment (EM) often falls on the healthcare professional. Many different screening and assessment instruments have been developed to aid healthcare professionals in making determinations about EM. The purpose of this article is to review existing EM screening and assessment instruments to examine progress in this field. The value and limitations of these instruments with regard to their use in different clinical and healthcare settings are discussed. The settings in which EM screening and assessment are conducted are also considered. The authors conclude that there is much to be done in terms of achieving consensus on what constitutes an appropriate screen or assessment instrument for detecting EM. Effort must be focused on instruments that can be used for brief, rapid screenings and those that can be used for more-detailed diagnostic assessments.","container-title":"Journal of the American Geriatrics Society","DOI":"10.1111/j.1532-5415.2004.52074.x","ISSN":"1532-5415","issue":"2","language":"en","note":"_eprint: https://onlinelibrary.wiley.com/doi/pdf/10.1111/j.1532-5415.2004.52074.x","page":"297-304","source":"Wiley Online Library","title":"Progress in Elder Abuse Screening and Assessment Instruments","volume":"52","author":[{"family":"Fulmer","given":"Terry"},{"family":"Guadagno","given":"Lisa"},{"family":"Bitondo dyer","given":"Carmel"},{"family":"Connolly","given":"Marie Therese"}],"issued":{"date-parts":[["2004"]]},"citation-key":"fulmerProgressElderAbuse2004a"}},{"id":1173,"uris":["http://zotero.org/users/11765067/items/6Q3B3HAG"],"itemData":{"id":1173,"type":"article-journal","container-title":"Journal of Gerontological Nursing","ISSN":"00989134","issue":"12","language":"English","license":"Copyright SLACK INCORPORATED Dec 1984","note":"number-of-pages: 5\npublisher-place: Thorofare, United States\npublisher: SLACK INCORPORATED","page":"16-20","source":"ProQuest","title":"Assessing Elder Abuse: A Study","title-short":"Assessing Elder Abuse","volume":"10","author":[{"family":"Fulmer","given":"Terry T."},{"family":"Cahill","given":"Virginia M."}],"issued":{"date-parts":[["1984",12]]},"citation-key":"fulmerAssessingElderAbuse1984"}},{"id":1175,"uris":["http://zotero.org/users/11765067/items/YEMZ89H7"],"itemData":{"id":1175,"type":"article-journal","abstract":"Geriatric abuse is a possible dimension of intrafamily violence within American society. Representative situations are presented here that may go unrecognized as intrafamily violence by human service organizations. Issues relevant for developing protective and preventive strategies for these aged victims are proposed.","container-title":"Social Casework","DOI":"10.1177/104438948006100505","ISSN":"0037-7678","issue":"5","language":"en","note":"publisher: SAGE Publications","page":"296-304","source":"SAGE Journals","title":"Elderly Victims of Family Violence and Neglect","volume":"61","author":[{"family":"Rathbone-McCuan","given":"Eloise"}],"issued":{"date-parts":[["1980",5,1]]},"citation-key":"rathbone-mccuanElderlyVictimsFamily1980"}},{"id":1179,"uris":["http://zotero.org/users/11765067/items/IGDTSTW2"],"itemData":{"id":1179,"type":"report","abstract":"Investigators and service providers have indicated the need for a tool to identify elderly victims of abuse and neglect. Identifying factors related to the risk of elder abuse/neglect can be useful in planning services and targeting limited resources for preventing future problems. A 93-item Risk Assessment Tool was created and over 100 risk indicators were examined for their predictive value in classifying cases of elder abuse/neglect from comparable cases of elderly known not to be victims. Data were collected by nine social service/health agencies on 50 cases of abuse/neglect and 50 control cases. Through a series of discriminant function data reduction analyses, nine risk indicators were identified which were 94 percent accurate in classifying cases into abuse/neglect and  control groups. Three questions directed to the elderly were significant (did anyone take money or property, did anyone threaten to hurt the elder,and are the elder's needs being met), as were two characteristics of the elder (no related cause of symptoms, elder seen as source of stress), and four characteristics of the caretaker (tried to make elder act against own best interest, inappropriate awareness of elder's condition, financial dependence on elder, and persistent lying). (The Risk Assessment Tool is appended.) (Author/NRB)","language":"en","note":"ERIC Number: ED257016","source":"ERIC","title":"Assessing the Probability of Abuse of the Elderly","URL":"https://eric.ed.gov/?id=ED257016","author":[{"family":"Hwalek","given":"Melanie"},{"family":"Others","given":"And"}],"accessed":{"date-parts":[["2023",8,17]]},"issued":{"date-parts":[["1984",11,18]]},"citation-key":"hwalekAssessingProbabilityAbuse1984"}},{"id":1182,"uris":["http://zotero.org/users/11765067/items/W8SW4TQ6"],"itemData":{"id":1182,"type":"article-journal","abstract":"This study aimed to develop and validate a brief tool for physician use to improve suspicion about the presence or absence of elder abuse. A literature review on elder abuse, obstacles to its identification, limitations of detection tools, and characteristics of screeners employed by physicians were used to generate elder abuse detection questions for critique by 31 doctors, nurses, and social workers in focus groups. Six resulting questions became the Elder Abuse Suspicion Index (EASI) administered by 104 family doctors to 953 cognitively intact seniors in ambulatory-care settings. Findings were compared to a recognized, detailed elder abuse Social Work Evaluation (SWE) later administered to participants by social workers blinded to the results of the EASI. The EASI had an estimated sensitivity and specificity of 0.47 and 0.75, usually took less than 2 minutes to ask, and 97.2% of doctors felt it would have some or big practice impact. This research is a first phase in the development and validation of a user-friendly tool that might sensitize physicians to elder abuse and promote referrals of possible victims for in-depth assessment by specialized professionals.","container-title":"Journal of Elder Abuse &amp; Neglect","DOI":"10.1080/08946560801973168","ISSN":"0894-6566","issue":"3","note":"publisher: Routledge\n_eprint: https://doi.org/10.1080/08946560801973168\nPMID: 18928055","page":"276-300","source":"Taylor and Francis+NEJM","title":"Development and Validation of a Tool to Improve Physician Identification of Elder Abuse: The Elder Abuse Suspicion Index (EASI)©","title-short":"Development and Validation of a Tool to Improve Physician Identification of Elder Abuse","volume":"20","author":[{"family":"Yaffe","given":"Mark J."},{"family":"Wolfson","given":"Christina"},{"family":"Lithwick","given":"Maxine"},{"family":"Weiss","given":"Deborah"}],"issued":{"date-parts":[["2008",6,12]]},"citation-key":"yaffeDevelopmentValidationTool2008a"}},{"id":1187,"uris":["http://zotero.org/users/11765067/items/DCEWWXJC"],"itemData":{"id":1187,"type":"article-journal","abstract":"It is important to enable social service agency practitioners to identify cases in which seniors are abused by their caregivers. The Indicators of Abuse (IOA) screening measure provides an abuse screening tool, based on abuse indicators, for use by practitioners. Thestudy (N = 341) supports the validity of the 29-item set of indicators of the IOA, which discriminates abuse cases (84.4% of the time) from nonabuse cases (99.2% of the time).An abuse-indicator model evolving from the IOA suggests three main types of abusesignals: (a) caregiver personal problems/issues; (b) caregiver interpersonal problems/issues; (c) care receiver social support shortages and past abuse.","container-title":"The Gerontologist","DOI":"10.1093/geront/38.4.471","ISSN":"0016-9013","issue":"4","journalAbbreviation":"The Gerontologist","page":"471-480","source":"Silverchair","title":"Validation of the Indicators of Abuse (IOA) Screen","volume":"38","author":[{"family":"Reis","given":"Myrna"},{"family":"Nahmiash","given":"Daphne"}],"issued":{"date-parts":[["1998",8,1]]},"citation-key":"reisValidationIndicatorsAbuse1998"},"label":"page"},{"id":1190,"uris":["http://zotero.org/users/11765067/items/CKYC8ST6"],"itemData":{"id":1190,"type":"article-journal","abstract":"This study explored the validity of the Caregiver Abuse Screen (CASE) as a brief measure of abuse/neglect of seniors. A group of abusive caregivers from the community was compared with two contrasting groups of non-abusive caregivers. The CASE distinguished between the abusive and each non-abusive group, while the non-abusive groups did not differ from each other. Higher CASE scores coincided with higher scores on abuse/aggression measures from independent sources; with caregiver personality traits; with appraisals of poorer caregiver/care-receiver relationships and more care-receiver problem behaviours, poorer caregiver health, more caregiver depression and less social support. Findings were interpreted as supporting the CASE's validity as an initial abuse screen for use with caregivers., Cette étude visait à déterminer la validité du dépistage de comportements abusifs chez les prestateurs de soins (Caregiver Abuse Screen – CASE) comme un moyen de mesurer le degré d'abus ou de mauvais traitements faits aux personnes âgées. Un groupe de prestateurs de soins abusifs de la communauté a été comparé à deux groupes différents composés de prestateurs de soins non abusifs. Le dépistage a établi une distinction entre le groupe abusif et le groupe non abusif, et aucune distinction n'a été faite entre les deux groupes non abusifs. Les points plus élevés du dépistage coïncidaient avec les points élevés des mesures du degré d'abus et d'agression de sources indépendantes; avec les caractéristiques de personnalité des prestateurs de soins; avec les évaluations des prestateurs de soins démunis; avec les relations entre les prestateurs et les personnes recevant les soins; avec d'autres problèmes de comportement entre les prestateurs et les personnes recevant les soins; avec une santé plus faible chez les prestateurs de soins; avec un plus grand nombre de cas de dépressions; et avec moins de soutien social. Les résultats démontrent que le dépistage est un moyen initial valide pour dépister les comportements abusifs chez les prestateurs de soins.","container-title":"Canadian Journal on Aging / La Revue canadienne du vieillissement","DOI":"10.1017/S0714980800005584","ISSN":"1710-1107, 0714-9808","issue":"S2","language":"en","note":"publisher: Cambridge University Press","page":"45-60","source":"Cambridge University Press","title":"Validation of the Caregiver Abuse Screen (CASE)","volume":"14","author":[{"family":"Reis","given":"Myrna"},{"family":"Nahmiash","given":"Daphne"}],"issued":{"date-parts":[["1995",1]]},"citation-key":"reisValidationCaregiverAbuse1995"}},{"id":1192,"uris":["http://zotero.org/users/11765067/items/5QK43B72"],"itemData":{"id":1192,"type":"article-journal","abstract":"It is estimated that between 1.5 and 2 million older adults experience abuse or neglect each year in the United States. Elder mistreatment may be physical, psychological, or financial, and it may be perpetrated by family members or by other informal or formal caregivers. Physicians are encouraged to play an active role in assessment, intervention, and prevention.","container-title":"Archives of Family Medicine","DOI":"10.1001/archfami.2.4.371","ISSN":"1063-3987","issue":"4","journalAbbreviation":"Arch Fam Med","language":"eng","note":"PMID: 8130916","page":"371-388","source":"PubMed","title":"Diagnostic and treatment guidelines on elder abuse and neglect","volume":"2","author":[{"family":"Aravanis","given":"S. C."},{"family":"Adelman","given":"R. D."},{"family":"Breckman","given":"R."},{"family":"Fulmer","given":"T. T."},{"family":"Holder","given":"E."},{"family":"Lachs","given":"M."},{"family":"O'Brien","given":"J. G."},{"family":"Sanders","given":"A. B."}],"issued":{"date-parts":[["1993",4]]},"citation-key":"aravanisDiagnosticTreatmentGuidelines1993"}},{"id":1081,"uris":["http://zotero.org/users/11765067/items/SNJU6QYZ"],"itemData":{"id":1081,"type":"report","event-place":"Geneva, Switzerland","language":"en","note":"ISBN: 9789241594530\nnumber-of-pages: 38","publisher":"World Health Organization","publisher-place":"Geneva, Switzerland","source":"apps.who.int","title":"Discussing screening for elder abuse at primary health care level by Silvia Perel-Levin","URL":"https://apps.who.int/iris/handle/10665/43523","author":[{"family":"Perel-Levin","given":"Silvia"}],"accessed":{"date-parts":[["2023",8,16]]},"issued":{"date-parts":[["2008"]]},"citation-key":"perel-levinDiscussingScreeningElder2008"}},{"id":1140,"uris":["http://zotero.org/users/11765067/items/ZJ3F5PYI"],"itemData":{"id":1140,"type":"article-journal","abstract":"Background Several studies have investigated abusive behaviour by carers towards people with dementia, most using unvalidated scales; only two reported correlates of abuse after controlling for mediators and confounders, and these controlled for different factors. Objective To investigate the acceptability and validity of the Modified Conflict Tactics Scale (MCTS) and abuse correlates. Methods Eighty-six people with Alzheimer's disease and their family carers, originally recruited for a representative community study were interviewed. We asked carers about acceptability of the MCTS and investigated its validity by comparing scores to the Minimum Data Set (MDS) abuse screen (an objective measure) and testing hypotheses that MCTS score would correlate with the COPE dysfunctional coping scale but not carer education. Results Twenty-four (27.9%) were identified as abuse cases by interview. No care recipients (CRs) screened positive for abuse using the MDS screen. Seventy-two (83.7%) participants thought that the scale was acceptable, ten (11.6%) that it was neither acceptable nor unacceptable, and three (3.5%) that it was unacceptable. As hypothesised, MCTS scores correlated with dysfunctional coping scale score but not carer education. Conclusions This is the most comprehensive study so far in this field. The MCTS was acceptable and had convergent and discriminant validity for measuring carer abuse. The MDS failed to identify cases of abuse. Carer male gender and burden, and greater CR irritability, cognitive impairment but less functional impairment predicted carer abusive behaviour. Our findings appear to refute UK government elder abuse reduction policy which assumes that few incidents of abuse arise from carer stress. Copyright © 2007 John Wiley &amp; Sons, Ltd.","container-title":"International Journal of Geriatric Psychiatry","DOI":"10.1002/gps.1875","ISSN":"1099-1166","issue":"3","language":"en","note":"_eprint: https://onlinelibrary.wiley.com/doi/pdf/10.1002/gps.1875","page":"283-288","source":"Wiley Online Library","title":"Screening for elder abuse in dementia in the LASER-AD study: prevalence, correlates and validation of instruments","title-short":"Screening for elder abuse in dementia in the LASER-AD study","volume":"23","author":[{"family":"Cooper","given":"Claudia"},{"family":"Manela","given":"Monica"},{"family":"Katona","given":"Cornelius"},{"family":"Livingston","given":"Gill"}],"issued":{"date-parts":[["2008"]]},"citation-key":"cooperScreeningElderAbuse2008a"}},{"id":1021,"uris":["http://zotero.org/users/11765067/items/IIMP6FEV"],"itemData":{"id":1021,"type":"article-journal","abstract":"Objectives: Aging is a rising phenomenon globally and elder abuse is becoming increasingly recognized as a health and social problem. This review aimed to identify the prevalence of elder abuse in community settings, and discuss issues regarding measurement tools and strategies to measure elderly abuse by systematically reviewing all community-based studies conducted worldwide.\nMethod: Articles on elder abuse from 1990 to 2011 were reviewed. A total of 1,832 articles referring to elders residing at home either in their own or at relatives' houses were searched via CINAHL and MEDLINE electronic databases, in addition to a hand search of the latest articles in geriatric textbooks and screening references, choosing a total of 26 articles for review.\nResults: Highest prevalence was reported in developed countries, with Spain having 44.6% overall prevalence of suspicion of abuse and developing countries exhibiting lower estimates, from 13.5% to 28.8%. Physical abuse was among the least encountered, with psychological abuse and financial exploitation being the most common types of maltreatment reported. To date, there is no single gold standard test to ascertain abuse, with numerous tools and different methods employed in various studies, coupled with varying definitions of thresholds for age.\nConclusion: Current evidences show that elder abuse is a common problem in both developed and developing countries. It is important that social, health care, and legal systems take these findings into consideration in screening for abuse or reforming existing services to protect the health and welfare of the elderly.","container-title":"Trauma, Violence, &amp; Abuse","DOI":"10.1177/1524838013495963","ISSN":"1524-8380","issue":"4","language":"en","note":"publisher: SAGE Publications","page":"316-325","source":"SAGE Journals","title":"A Review on the Prevalence and Measurement of Elder Abuse in the Community","volume":"14","author":[{"family":"Sooryanarayana","given":"Rajini"},{"family":"Choo","given":"Wan-Yuen"},{"family":"Hairi","given":"Noran N."}],"issued":{"date-parts":[["2013",10,1]]},"citation-key":"sooryanarayanaReviewPrevalenceMeasurement2013"}}],"schema":"https://github.com/citation-style-language/schema/raw/master/csl-citation.json"} </w:instrText>
      </w:r>
      <w:r w:rsidR="009B3D7C">
        <w:fldChar w:fldCharType="separate"/>
      </w:r>
      <w:r w:rsidRPr="009B3D7C" w:rsidR="009B3D7C">
        <w:rPr>
          <w:rFonts w:ascii="Aptos" w:hAnsi="Aptos" w:cs="Times New Roman"/>
          <w:kern w:val="0"/>
          <w:vertAlign w:val="superscript"/>
        </w:rPr>
        <w:t>10,25,29,31–41</w:t>
      </w:r>
      <w:r w:rsidR="009B3D7C">
        <w:fldChar w:fldCharType="end"/>
      </w:r>
      <w:r>
        <w:t>.</w:t>
      </w:r>
    </w:p>
    <w:p w:rsidR="004273B9" w:rsidP="000F7310" w:rsidRDefault="004273B9" w14:paraId="753B3F1F" w14:textId="7954B274">
      <w:pPr>
        <w:pStyle w:val="Heading2"/>
      </w:pPr>
      <w:r w:rsidRPr="004273B9">
        <w:t>Background of the DETECT Screening Tool</w:t>
      </w:r>
    </w:p>
    <w:p w:rsidR="000E1E48" w:rsidP="000E1E48" w:rsidRDefault="000E1E48" w14:paraId="6D96B0E2" w14:textId="6EFA059C">
      <w:r>
        <w:t>Previously, our team developed and pilot tested an EM screening tool: Detection of Elder abuse Through Emergency Care Technicians (DETECT)</w:t>
      </w:r>
      <w:r w:rsidR="009B3D7C">
        <w:fldChar w:fldCharType="begin"/>
      </w:r>
      <w:r w:rsidR="009B3D7C">
        <w:instrText xml:space="preserve"> ADDIN ZOTERO_ITEM CSL_CITATION {"citationID":"LGOJckjS","properties":{"formattedCitation":"\\super 29,42\\nosupersub{}","plainCitation":"29,42","noteIndex":0},"citationItems":[{"id":915,"uris":["http://zotero.org/users/11765067/items/FSWYJSZV"],"itemData":{"id":915,"type":"article-journal","abstract":"To develop a screening tool to enhance elder abuse and neglect detection and reporting rates among emergency medical technicians (EMTs). Our primary aim was to identify the most salient indicators of elder abuse and neglect for potential inclusion on a screening tool. We also sought to identify practical elements of the tool that would optimize EMT uptake and use in the field, such as format, length and number of items, and types of response options available.","container-title":"BMC Emergency Medicine","DOI":"10.1186/s12873-016-0084-3","ISSN":"1471-227X","issue":"1","journalAbbreviation":"BMC Emergency Medicine","page":"19","source":"BioMed Central","title":"Towards the development of a screening tool to enhance the detection of elder abuse and neglect by emergency medical technicians (EMTs): a qualitative study","title-short":"Towards the development of a screening tool to enhance the detection of elder abuse and neglect by emergency medical technicians (EMTs)","volume":"16","author":[{"family":"Cannell","given":"M. Brad"},{"family":"Jetelina","given":"Katelyn K."},{"family":"Zavadsky","given":"Matt"},{"family":"Gonzalez","given":"Jennifer M. Reingle"}],"issued":{"date-parts":[["2016",6,1]]},"citation-key":"cannellDevelopmentScreeningTool2016"}},{"id":909,"uris":["http://zotero.org/users/11765067/items/SZ5LRHUR"],"itemData":{"id":909,"type":"article-journal","abstract":"Objective: To pilot test the feasibility of implementing an elder abuse (EA) screening tool (DETECT) designed for medics.Methods: Testing occurred between September 17th, 2015 and October 26th, 2015. MedStar Mobile Healthcare medics completed the DETECT tool when responding to calls for community-dwelling patients 65 years of age or older.Results: The DETECT tool was used 1,248 times by 97% of medics responding to an eligible 911 call. Medics responded affirmatively to at least one screening item on 209 of the completed screenings (16.8%). Immediately following the introduction of the DETECT tool, there was an increase of 5.4 (226% above baseline) reports per month (p = 0.0056).Conclusions: The DETECT tool was easily incorporated into medic’s field-based practice and resulted in an increase in medic generated reports of EA to APS. Future research designed to evaluate the tool’s validity and reliability are warranted.","container-title":"Journal of Elder Abuse &amp; Neglect","DOI":"10.1080/08946566.2018.1564104","ISSN":"0894-6566","issue":"2","note":"publisher: Routledge\n_eprint: https://doi.org/10.1080/08946566.2018.1564104\nPMID: 30614399","page":"129-145","source":"Taylor and Francis+NEJM","title":"Pilot testing the detection of elder abuse through emergency care technicians (DETECT) screening tool: results from the DETECT pilot project","title-short":"Pilot testing the detection of elder abuse through emergency care technicians (DETECT) screening tool","volume":"31","author":[{"family":"Cannell","given":"Brad"},{"family":"Gonzalez","given":"Jennifer M. Reingle"},{"family":"Livingston","given":"Melvin"},{"family":"Jetelina","given":"Katelyn K."},{"family":"Burnett","given":"Jason"},{"family":"Weitlauf","given":"Julie C."}],"issued":{"date-parts":[["2019",3,15]]},"citation-key":"cannellPilotTestingDetection2019"}}],"schema":"https://github.com/citation-style-language/schema/raw/master/csl-citation.json"} </w:instrText>
      </w:r>
      <w:r w:rsidR="009B3D7C">
        <w:fldChar w:fldCharType="separate"/>
      </w:r>
      <w:r w:rsidRPr="009B3D7C" w:rsidR="009B3D7C">
        <w:rPr>
          <w:rFonts w:ascii="Aptos" w:hAnsi="Aptos" w:cs="Times New Roman"/>
          <w:kern w:val="0"/>
          <w:vertAlign w:val="superscript"/>
        </w:rPr>
        <w:t>29,42</w:t>
      </w:r>
      <w:r w:rsidR="009B3D7C">
        <w:fldChar w:fldCharType="end"/>
      </w:r>
      <w:r>
        <w:t xml:space="preserve">. It was designed to help medics identify potential EM through their encounters with older adults living in the community during an emergency using only observations of the older adult’s physical health and social contexts.  </w:t>
      </w:r>
    </w:p>
    <w:p w:rsidRPr="000E1E48" w:rsidR="000E1E48" w:rsidP="000E1E48" w:rsidRDefault="000E1E48" w14:paraId="2447E34C" w14:textId="494CA40B">
      <w:r>
        <w:t>The DETECT screening tool was developed and pilot tested in partnership with Texas APS and MedStar Mobile Healthcare (MedStar) - one of the largest mobile healthcare providers in North Texas  serving 436 square miles of Fort Worth and 14 surrounding cities in Johnson, Tarrant, and Dallas counties in Texas, with a population of over 1 million residents</w:t>
      </w:r>
      <w:r w:rsidR="009B3D7C">
        <w:fldChar w:fldCharType="begin"/>
      </w:r>
      <w:r w:rsidR="009B3D7C">
        <w:instrText xml:space="preserve"> ADDIN ZOTERO_ITEM CSL_CITATION {"citationID":"bEXvk8jh","properties":{"formattedCitation":"\\super 43\\nosupersub{}","plainCitation":"43","noteIndex":0},"citationItems":[{"id":905,"uris":["http://zotero.org/users/11765067/items/8AJK2P9M"],"itemData":{"id":905,"type":"webpage","abstract":"MedStar provides advanced life support ambulance service to 436 square miles and more than 1 million residents in Fort Worth and 14 surrounding cities.","container-title":"MedStar Mobile Healthcare","language":"en-US","title":"Service Area","URL":"https://www.medstar911.org/service-area/","accessed":{"date-parts":[["2023",7,20]]},"citation-key":"ServiceArea"}}],"schema":"https://github.com/citation-style-language/schema/raw/master/csl-citation.json"} </w:instrText>
      </w:r>
      <w:r w:rsidR="009B3D7C">
        <w:fldChar w:fldCharType="separate"/>
      </w:r>
      <w:r w:rsidRPr="009B3D7C" w:rsidR="009B3D7C">
        <w:rPr>
          <w:rFonts w:ascii="Aptos" w:hAnsi="Aptos" w:cs="Times New Roman"/>
          <w:kern w:val="0"/>
          <w:vertAlign w:val="superscript"/>
        </w:rPr>
        <w:t>43</w:t>
      </w:r>
      <w:r w:rsidR="009B3D7C">
        <w:fldChar w:fldCharType="end"/>
      </w:r>
      <w:r>
        <w:t>.</w:t>
      </w:r>
      <w:r w:rsidR="009B3D7C">
        <w:t xml:space="preserve"> </w:t>
      </w:r>
      <w:r>
        <w:t>The original 5-week pilot test of a 26-item DETECT screening tool resulted in a 226% increase in reports to APS recorded by MedStar’s Legal Compliance department, with 16.8% of screenings positive</w:t>
      </w:r>
      <w:r w:rsidR="009B3D7C">
        <w:fldChar w:fldCharType="begin"/>
      </w:r>
      <w:r w:rsidR="009B3D7C">
        <w:instrText xml:space="preserve"> ADDIN ZOTERO_ITEM CSL_CITATION {"citationID":"qrWpbeg7","properties":{"formattedCitation":"\\super 42\\nosupersub{}","plainCitation":"42","noteIndex":0},"citationItems":[{"id":909,"uris":["http://zotero.org/users/11765067/items/SZ5LRHUR"],"itemData":{"id":909,"type":"article-journal","abstract":"Objective: To pilot test the feasibility of implementing an elder abuse (EA) screening tool (DETECT) designed for medics.Methods: Testing occurred between September 17th, 2015 and October 26th, 2015. MedStar Mobile Healthcare medics completed the DETECT tool when responding to calls for community-dwelling patients 65 years of age or older.Results: The DETECT tool was used 1,248 times by 97% of medics responding to an eligible 911 call. Medics responded affirmatively to at least one screening item on 209 of the completed screenings (16.8%). Immediately following the introduction of the DETECT tool, there was an increase of 5.4 (226% above baseline) reports per month (p = 0.0056).Conclusions: The DETECT tool was easily incorporated into medic’s field-based practice and resulted in an increase in medic generated reports of EA to APS. Future research designed to evaluate the tool’s validity and reliability are warranted.","container-title":"Journal of Elder Abuse &amp; Neglect","DOI":"10.1080/08946566.2018.1564104","ISSN":"0894-6566","issue":"2","note":"publisher: Routledge\n_eprint: https://doi.org/10.1080/08946566.2018.1564104\nPMID: 30614399","page":"129-145","source":"Taylor and Francis+NEJM","title":"Pilot testing the detection of elder abuse through emergency care technicians (DETECT) screening tool: results from the DETECT pilot project","title-short":"Pilot testing the detection of elder abuse through emergency care technicians (DETECT) screening tool","volume":"31","author":[{"family":"Cannell","given":"Brad"},{"family":"Gonzalez","given":"Jennifer M. Reingle"},{"family":"Livingston","given":"Melvin"},{"family":"Jetelina","given":"Katelyn K."},{"family":"Burnett","given":"Jason"},{"family":"Weitlauf","given":"Julie C."}],"issued":{"date-parts":[["2019",3,15]]},"citation-key":"cannellPilotTestingDetection2019"}}],"schema":"https://github.com/citation-style-language/schema/raw/master/csl-citation.json"} </w:instrText>
      </w:r>
      <w:r w:rsidR="009B3D7C">
        <w:fldChar w:fldCharType="separate"/>
      </w:r>
      <w:r w:rsidRPr="009B3D7C" w:rsidR="009B3D7C">
        <w:rPr>
          <w:rFonts w:ascii="Aptos" w:hAnsi="Aptos" w:cs="Times New Roman"/>
          <w:kern w:val="0"/>
          <w:vertAlign w:val="superscript"/>
        </w:rPr>
        <w:t>42</w:t>
      </w:r>
      <w:r w:rsidR="009B3D7C">
        <w:fldChar w:fldCharType="end"/>
      </w:r>
      <w:r>
        <w:t>.</w:t>
      </w:r>
      <w:r w:rsidR="009B3D7C">
        <w:t xml:space="preserve"> </w:t>
      </w:r>
      <w:r>
        <w:t>Three-year evaluation found a risk ratio of 3.03  (95% CI 2.06-4.46) for medic APS reporting of EM associated with using the DETECT screening tool, without a corresponding increase of the proportion of false positives reported to APS</w:t>
      </w:r>
      <w:r w:rsidR="009B3D7C">
        <w:fldChar w:fldCharType="begin"/>
      </w:r>
      <w:r w:rsidR="009B3D7C">
        <w:instrText xml:space="preserve"> ADDIN ZOTERO_ITEM CSL_CITATION {"citationID":"rYhSZWS9","properties":{"formattedCitation":"\\super 44\\nosupersub{}","plainCitation":"44","noteIndex":0},"citationItems":[{"id":1364,"uris":["http://zotero.org/users/11765067/items/Q6UM3S23"],"itemData":{"id":1364,"type":"article-journal","abstract":"Elder mistreatment is underdetected and underreported. The more than 800</w:instrText>
      </w:r>
      <w:r w:rsidR="009B3D7C">
        <w:rPr>
          <w:rFonts w:ascii="Arial" w:hAnsi="Arial" w:cs="Arial"/>
        </w:rPr>
        <w:instrText> </w:instrText>
      </w:r>
      <w:r w:rsidR="009B3D7C">
        <w:instrText>000 medics providing services in every county in the United States represent an important and underused surveillance system.To investigate the association between the Detection of Elder Mistreatment Through Emergency Care Technician (DETECT) screening tool use and the number of medic reports made to Adult Protective Services (APS) over a period of approximately 3 years.This quality improvement study used a difference in difference in differences design and included adults aged 65 years and older who were reported to Texas APS in the study region (246 cities in Denton, Johnson, and Tarrant Counties) between December 31, 2014, and February 28, 2018.The DETECT screening tool.Reports to APS.The mean (SD) age of the 11</w:instrText>
      </w:r>
      <w:r w:rsidR="009B3D7C">
        <w:rPr>
          <w:rFonts w:ascii="Arial" w:hAnsi="Arial" w:cs="Arial"/>
        </w:rPr>
        <w:instrText> </w:instrText>
      </w:r>
      <w:r w:rsidR="009B3D7C">
        <w:instrText>178 older adults included in this study was 76 (8) years (range, 65-105 years); there was no reported data on patient sex. A total of 18</w:instrText>
      </w:r>
      <w:r w:rsidR="009B3D7C">
        <w:rPr>
          <w:rFonts w:ascii="Arial" w:hAnsi="Arial" w:cs="Arial"/>
        </w:rPr>
        <w:instrText> </w:instrText>
      </w:r>
      <w:r w:rsidR="009B3D7C">
        <w:instrText xml:space="preserve">080 reports of elder mistreatment were recorded. Medics within the study region reported more cases of elder mistreatment during the implementation of the screening tool (relative risk [RR], 4.14; 95% CI, 3.25-5.27). After adjusting for changes in the number of elder mistreatment reports in the comparison groups (ie, underlying changes in reporting trends), the number of reports to APS increased (RR, 3.03; 95% CI, 2.06-4.46). The occurrence of elder mistreatment was validated in 83% (95% CI, 75%-91%) of the reports investigated by APS during the periods when medics did not have access to the screening tool compared with 82% (95% CI, 77%-87%) during the periods when medics had access to the screening tool, indicating that there were no differences in the proportion of reports that resulted in a validated APS investigation.The findings suggest that incorporating the DETECT screening tool into the routine practices of medics is associated with substantial increases in the frequency with which clinicians report potential cases of elder mistreatment to APS.","container-title":"JAMA Network Open","DOI":"10.1001/jamanetworkopen.2020.4099","ISSN":"2574-3805","issue":"5","journalAbbreviation":"JAMA Network Open","page":"e204099","source":"Silverchair","title":"Evaluation of the Detection of Elder Mistreatment Through Emergency Care Technicians Project Screening Tool","volume":"3","author":[{"family":"Cannell","given":"Brad"},{"family":"Livingston","given":"Melvin"},{"family":"Burnett","given":"Jason"},{"family":"Parayil","given":"Megin"},{"family":"Reingle Gonzalez","given":"Jennifer M."}],"issued":{"date-parts":[["2020",5,7]]},"citation-key":"cannellEvaluationDetectionElder2020"}}],"schema":"https://github.com/citation-style-language/schema/raw/master/csl-citation.json"} </w:instrText>
      </w:r>
      <w:r w:rsidR="009B3D7C">
        <w:fldChar w:fldCharType="separate"/>
      </w:r>
      <w:r w:rsidRPr="009B3D7C" w:rsidR="009B3D7C">
        <w:rPr>
          <w:rFonts w:ascii="Aptos" w:hAnsi="Aptos" w:cs="Times New Roman"/>
          <w:kern w:val="0"/>
          <w:vertAlign w:val="superscript"/>
        </w:rPr>
        <w:t>44</w:t>
      </w:r>
      <w:r w:rsidR="009B3D7C">
        <w:fldChar w:fldCharType="end"/>
      </w:r>
      <w:r>
        <w:t xml:space="preserve">. After review by an expert panel of researchers, emergency medicine administrators, and medics, the DETECT tool was revised to 14 items and an optional item for medics to record intent to report and an APS report number were added.  </w:t>
      </w:r>
    </w:p>
    <w:p w:rsidRPr="000F7310" w:rsidR="000E1E48" w:rsidP="000F7310" w:rsidRDefault="000E1E48" w14:paraId="431B1853" w14:textId="2D7D24A0">
      <w:pPr>
        <w:pStyle w:val="Heading2"/>
      </w:pPr>
      <w:r w:rsidRPr="000F7310">
        <w:t>Study Aims</w:t>
      </w:r>
    </w:p>
    <w:p w:rsidR="00ED536E" w:rsidP="000E1E48" w:rsidRDefault="000E1E48" w14:paraId="61A1BC4B" w14:textId="067297F6">
      <w:r w:rsidR="000E1E48">
        <w:rPr/>
        <w:t xml:space="preserve">The goal of the DETECT project </w:t>
      </w:r>
      <w:ins w:author="Mahady, Morrigan" w:date="2025-04-16T19:25:36.995Z" w:id="1403515105">
        <w:r w:rsidR="3E0BC0CE">
          <w:t>wa</w:t>
        </w:r>
      </w:ins>
      <w:del w:author="Mahady, Morrigan" w:date="2025-04-16T19:25:36.265Z" w:id="49486706">
        <w:r w:rsidDel="000E1E48">
          <w:delText>i</w:delText>
        </w:r>
      </w:del>
      <w:r w:rsidR="000E1E48">
        <w:rPr/>
        <w:t>s t</w:t>
      </w:r>
      <w:ins w:author="Mahady, Morrigan" w:date="2025-04-16T19:25:39.449Z" w:id="259098572">
        <w:r w:rsidR="00D73DEC">
          <w:t>o</w:t>
        </w:r>
      </w:ins>
      <w:del w:author="Mahady, Morrigan" w:date="2025-04-16T19:25:38.527Z" w:id="1592153149">
        <w:r w:rsidDel="000E1E48">
          <w:delText>he</w:delText>
        </w:r>
      </w:del>
      <w:r w:rsidR="000E1E48">
        <w:rPr/>
        <w:t xml:space="preserve"> refine the DETECT tool and </w:t>
      </w:r>
      <w:commentRangeStart w:id="1117076057"/>
      <w:r w:rsidR="000E1E48">
        <w:rPr/>
        <w:t>validate</w:t>
      </w:r>
      <w:r w:rsidR="000E1E48">
        <w:rPr/>
        <w:t xml:space="preserve"> its effectiveness</w:t>
      </w:r>
      <w:commentRangeEnd w:id="1117076057"/>
      <w:r>
        <w:rPr>
          <w:rStyle w:val="CommentReference"/>
        </w:rPr>
        <w:commentReference w:id="1117076057"/>
      </w:r>
      <w:r w:rsidR="000E1E48">
        <w:rPr/>
        <w:t xml:space="preserve"> in </w:t>
      </w:r>
      <w:r w:rsidR="000E1E48">
        <w:rPr/>
        <w:t>assisting</w:t>
      </w:r>
      <w:r w:rsidR="000E1E48">
        <w:rPr/>
        <w:t xml:space="preserve"> medics in </w:t>
      </w:r>
      <w:r w:rsidR="000E1E48">
        <w:rPr/>
        <w:t>identifying</w:t>
      </w:r>
      <w:r w:rsidR="000E1E48">
        <w:rPr/>
        <w:t xml:space="preserve"> potential EM among community-dwelling older adults. The full </w:t>
      </w:r>
      <w:ins w:author="Mahady, Morrigan" w:date="2025-04-16T19:26:43.785Z" w:id="68360357">
        <w:r w:rsidR="3BFE3222">
          <w:t>5</w:t>
        </w:r>
      </w:ins>
      <w:del w:author="Mahady, Morrigan" w:date="2025-04-16T19:26:43.483Z" w:id="248577603">
        <w:r w:rsidDel="000E1E48">
          <w:delText>1</w:delText>
        </w:r>
      </w:del>
      <w:r w:rsidR="000E1E48">
        <w:rPr/>
        <w:t xml:space="preserve">-year </w:t>
      </w:r>
      <w:del w:author="Mahady, Morrigan" w:date="2025-04-16T19:26:41.548Z" w:id="1372038195">
        <w:r w:rsidDel="000E1E48">
          <w:delText>pilot</w:delText>
        </w:r>
      </w:del>
      <w:r w:rsidR="000E1E48">
        <w:rPr/>
        <w:t xml:space="preserve"> study sought to determine: (1) how often, if ever, are each of the items in the DETECT screening tool actually observed and recorded by medics in the field, (2) how often, if ever, does intent to report potential EM as recorded in the DETECT screening tool match recorded reporting from APS, (3) and how often, if ever, does a positive DETECT screening indicate conditions which present at least one valid allegation of EM in APS investigation?  </w:t>
      </w:r>
    </w:p>
    <w:p w:rsidR="7EC58EBB" w:rsidRDefault="7EC58EBB" w14:paraId="3A061B86" w14:textId="566F44DB"/>
    <w:p w:rsidR="00ED536E" w:rsidP="000F7310" w:rsidRDefault="004273B9" w14:paraId="5D8F6BCC" w14:textId="55D9B6A7">
      <w:pPr>
        <w:pStyle w:val="Heading1"/>
      </w:pPr>
      <w:r>
        <w:t>Methods</w:t>
      </w:r>
    </w:p>
    <w:p w:rsidRPr="000F7310" w:rsidR="000F7310" w:rsidP="000F7310" w:rsidRDefault="000F7310" w14:paraId="15BF51FF" w14:textId="77777777">
      <w:pPr>
        <w:pStyle w:val="Heading2"/>
      </w:pPr>
      <w:r w:rsidR="000F7310">
        <w:rPr/>
        <w:t>Study setting</w:t>
      </w:r>
    </w:p>
    <w:p w:rsidR="00D14046" w:rsidP="00D14046" w:rsidRDefault="000F7310" w14:paraId="07DBE806" w14:textId="3A6D1776">
      <w:r w:rsidRPr="000F7310">
        <w:t xml:space="preserve">The 14 item DETECT screening tool was available to MedStar medics in the field between </w:t>
      </w:r>
      <w:commentRangeStart w:id="4"/>
      <w:r w:rsidRPr="000F7310">
        <w:t>July 1, 2019 and May 31, 2023.</w:t>
      </w:r>
      <w:commentRangeEnd w:id="4"/>
      <w:r w:rsidRPr="000F7310">
        <w:commentReference w:id="4"/>
      </w:r>
      <w:r w:rsidRPr="000F7310">
        <w:t xml:space="preserve"> The integration of the 14 item DETECT screening tool within the electronic Patient Care Record (ePCR) used by medics in the field was continued from our previous 5-week pilot study of the 26 item DETECT screening tool</w:t>
      </w:r>
      <w:r w:rsidRPr="000F7310">
        <w:fldChar w:fldCharType="begin"/>
      </w:r>
      <w:r>
        <w:instrText xml:space="preserve"> ADDIN ZOTERO_ITEM CSL_CITATION {"citationID":"OGecbE5l","properties":{"formattedCitation":"\\super 42\\nosupersub{}","plainCitation":"42","noteIndex":0},"citationItems":[{"id":909,"uris":["http://zotero.org/users/11765067/items/SZ5LRHUR"],"itemData":{"id":909,"type":"article-journal","abstract":"Objective: To pilot test the feasibility of implementing an elder abuse (EA) screening tool (DETECT) designed for medics.Methods: Testing occurred between September 17th, 2015 and October 26th, 2015. MedStar Mobile Healthcare medics completed the DETECT tool when responding to calls for community-dwelling patients 65 years of age or older.Results: The DETECT tool was used 1,248 times by 97% of medics responding to an eligible 911 call. Medics responded affirmatively to at least one screening item on 209 of the completed screenings (16.8%). Immediately following the introduction of the DETECT tool, there was an increase of 5.4 (226% above baseline) reports per month (p = 0.0056).Conclusions: The DETECT tool was easily incorporated into medic’s field-based practice and resulted in an increase in medic generated reports of EA to APS. Future research designed to evaluate the tool’s validity and reliability are warranted.","container-title":"Journal of Elder Abuse &amp; Neglect","DOI":"10.1080/08946566.2018.1564104","ISSN":"0894-6566","issue":"2","note":"publisher: Routledge\n_eprint: https://doi.org/10.1080/08946566.2018.1564104\nPMID: 30614399","page":"129-145","source":"Taylor and Francis+NEJM","title":"Pilot testing the detection of elder abuse through emergency care technicians (DETECT) screening tool: results from the DETECT pilot project","title-short":"Pilot testing the detection of elder abuse through emergency care technicians (DETECT) screening tool","volume":"31","author":[{"family":"Cannell","given":"Brad"},{"family":"Gonzalez","given":"Jennifer M. Reingle"},{"family":"Livingston","given":"Melvin"},{"family":"Jetelina","given":"Katelyn K."},{"family":"Burnett","given":"Jason"},{"family":"Weitlauf","given":"Julie C."}],"issued":{"date-parts":[["2019",3,15]]},"citation-key":"cannellPilotTestingDetection2019"}}],"schema":"https://github.com/citation-style-language/schema/raw/master/csl-citation.json"} </w:instrText>
      </w:r>
      <w:r w:rsidRPr="000F7310">
        <w:fldChar w:fldCharType="separate"/>
      </w:r>
      <w:r w:rsidRPr="000F7310">
        <w:rPr>
          <w:rFonts w:ascii="Aptos" w:hAnsi="Aptos" w:cs="Times New Roman"/>
          <w:kern w:val="0"/>
          <w:vertAlign w:val="superscript"/>
        </w:rPr>
        <w:t>42</w:t>
      </w:r>
      <w:r w:rsidRPr="000F7310">
        <w:fldChar w:fldCharType="end"/>
      </w:r>
      <w:r w:rsidRPr="000F7310">
        <w:t xml:space="preserve">.  An eligible 911 response was defined as a call for any patient 65 years of age or older who resided within the community (e.g., private home, unlicensed board and care home, etc.), with the encounter located at the patient’s primary residence. Other types of residences, such as skilled nursing facilities, were excluded because </w:t>
      </w:r>
      <w:r w:rsidRPr="000F7310">
        <w:t>reports of EM in these settings are not typically investigated by APS in Texas</w:t>
      </w:r>
      <w:r w:rsidRPr="000F7310">
        <w:fldChar w:fldCharType="begin"/>
      </w:r>
      <w:r>
        <w:instrText xml:space="preserve"> ADDIN ZOTERO_ITEM CSL_CITATION {"citationID":"RIffTQF0","properties":{"formattedCitation":"\\super 45\\nosupersub{}","plainCitation":"45","noteIndex":0},"citationItems":[{"id":903,"uris":["http://zotero.org/users/11765067/items/PWRCSAQQ"],"itemData":{"id":903,"type":"webpage","abstract":"Department of Family and Protective Services, Policy Handbooks.","language":"en","title":"Texas Adult protective services handbook, 4000 cases involving HHSC or other settings","URL":"https://www.dfps.texas.gov/handbooks/APS/Files/APS_pg_4000.asp#APS_4000","author":[{"literal":"Texas Department of Family and Protective Services"}],"accessed":{"date-parts":[["2023",7,20]]},"issued":{"date-parts":[["2022"]]},"citation-key":"texasdepartmentoffamilyandprotectiveservicesTexasAdultProtective2022"}}],"schema":"https://github.com/citation-style-language/schema/raw/master/csl-citation.json"} </w:instrText>
      </w:r>
      <w:r w:rsidRPr="000F7310">
        <w:fldChar w:fldCharType="separate"/>
      </w:r>
      <w:r w:rsidRPr="000F7310">
        <w:rPr>
          <w:rFonts w:ascii="Aptos" w:hAnsi="Aptos" w:cs="Times New Roman"/>
          <w:kern w:val="0"/>
          <w:vertAlign w:val="superscript"/>
        </w:rPr>
        <w:t>45</w:t>
      </w:r>
      <w:r w:rsidRPr="000F7310">
        <w:fldChar w:fldCharType="end"/>
      </w:r>
      <w:r w:rsidRPr="000F7310">
        <w:t>. Older adults that participated in our study lived within MedStar’s service area, which included Fort Worth, Texas and 14 surrounding communities</w:t>
      </w:r>
      <w:r w:rsidRPr="000F7310">
        <w:fldChar w:fldCharType="begin"/>
      </w:r>
      <w:r>
        <w:instrText xml:space="preserve"> ADDIN ZOTERO_ITEM CSL_CITATION {"citationID":"khMDmd0q","properties":{"formattedCitation":"\\super 43\\nosupersub{}","plainCitation":"43","noteIndex":0},"citationItems":[{"id":905,"uris":["http://zotero.org/users/11765067/items/8AJK2P9M"],"itemData":{"id":905,"type":"webpage","abstract":"MedStar provides advanced life support ambulance service to 436 square miles and more than 1 million residents in Fort Worth and 14 surrounding cities.","container-title":"MedStar Mobile Healthcare","language":"en-US","title":"Service Area","URL":"https://www.medstar911.org/service-area/","accessed":{"date-parts":[["2023",7,20]]},"citation-key":"ServiceArea"}}],"schema":"https://github.com/citation-style-language/schema/raw/master/csl-citation.json"} </w:instrText>
      </w:r>
      <w:r w:rsidRPr="000F7310">
        <w:fldChar w:fldCharType="separate"/>
      </w:r>
      <w:r w:rsidRPr="000F7310">
        <w:rPr>
          <w:rFonts w:ascii="Aptos" w:hAnsi="Aptos" w:cs="Times New Roman"/>
          <w:kern w:val="0"/>
          <w:vertAlign w:val="superscript"/>
        </w:rPr>
        <w:t>43</w:t>
      </w:r>
      <w:r w:rsidRPr="000F7310">
        <w:fldChar w:fldCharType="end"/>
      </w:r>
      <w:r w:rsidRPr="000F7310">
        <w:t>. This represented approximately 990,000 older adults</w:t>
      </w:r>
      <w:r w:rsidRPr="000F7310">
        <w:fldChar w:fldCharType="begin"/>
      </w:r>
      <w:r>
        <w:instrText xml:space="preserve"> ADDIN ZOTERO_ITEM CSL_CITATION {"citationID":"0PxJ0NzR","properties":{"formattedCitation":"\\super 46\\nosupersub{}","plainCitation":"46","noteIndex":0},"citationItems":[{"id":907,"uris":["http://zotero.org/users/11765067/items/J6WK63Z8"],"itemData":{"id":907,"type":"webpage","abstract":"Frequently requested statistics for: Fort Worth city, Texas","container-title":"United States Census Bureau Quick Facts","language":"en","title":"Fort Worth city, Texas","title-short":"U.S. Census Bureau QuickFacts","URL":"https://www.census.gov/quickfacts/fact/table/fortworthcitytexas/POP060210","author":[{"literal":"United States Census Bureau"}],"accessed":{"date-parts":[["2023",7,20]]},"issued":{"date-parts":[["2021"]]},"citation-key":"unitedstatescensusbureauFortWorthCity2021"}}],"schema":"https://github.com/citation-style-language/schema/raw/master/csl-citation.json"} </w:instrText>
      </w:r>
      <w:r w:rsidRPr="000F7310">
        <w:fldChar w:fldCharType="separate"/>
      </w:r>
      <w:r w:rsidRPr="000F7310">
        <w:rPr>
          <w:rFonts w:ascii="Aptos" w:hAnsi="Aptos" w:cs="Times New Roman"/>
          <w:kern w:val="0"/>
          <w:vertAlign w:val="superscript"/>
        </w:rPr>
        <w:t>46</w:t>
      </w:r>
      <w:r w:rsidRPr="000F7310">
        <w:fldChar w:fldCharType="end"/>
      </w:r>
      <w:r w:rsidRPr="000F7310">
        <w:t>.</w:t>
      </w:r>
    </w:p>
    <w:p w:rsidR="00D14046" w:rsidP="00D14046" w:rsidRDefault="00D14046" w14:paraId="13C3246D" w14:textId="62E9C398">
      <w:pPr>
        <w:pStyle w:val="TableandFigureHeadings"/>
      </w:pPr>
      <w:commentRangeStart w:id="196010424"/>
      <w:r w:rsidR="00D14046">
        <w:rPr/>
        <w:t>Table 1: Study population</w:t>
      </w:r>
      <w:commentRangeEnd w:id="196010424"/>
      <w:r>
        <w:rPr>
          <w:rStyle w:val="CommentReference"/>
        </w:rPr>
        <w:commentReference w:id="196010424"/>
      </w:r>
    </w:p>
    <w:tbl>
      <w:tblPr>
        <w:tblW w:w="0" w:type="auto"/>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050"/>
        <w:gridCol w:w="2340"/>
        <w:gridCol w:w="2745"/>
      </w:tblGrid>
      <w:tr w:rsidRPr="00D14046" w:rsidR="00D14046" w:rsidTr="15F56E0B" w14:paraId="3D102988"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9E32308"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29C3CE3D"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b/>
                <w:bCs/>
                <w:kern w:val="0"/>
                <w14:ligatures w14:val="none"/>
              </w:rPr>
              <w:t>Encounter Level</w:t>
            </w:r>
            <w:r w:rsidRPr="00D14046">
              <w:rPr>
                <w:rFonts w:ascii="Aptos" w:hAnsi="Aptos" w:eastAsia="Times New Roman" w:cs="Times New Roman"/>
                <w:kern w:val="0"/>
                <w14:ligatures w14:val="none"/>
              </w:rPr>
              <w:t> </w:t>
            </w:r>
            <w:r w:rsidRPr="00D14046">
              <w:rPr>
                <w:rFonts w:ascii="Aptos" w:hAnsi="Aptos" w:eastAsia="Times New Roman" w:cs="Times New Roman"/>
                <w:kern w:val="0"/>
                <w14:ligatures w14:val="none"/>
              </w:rPr>
              <w:br/>
            </w:r>
            <w:r w:rsidRPr="00D14046">
              <w:rPr>
                <w:rFonts w:ascii="Aptos" w:hAnsi="Aptos" w:eastAsia="Times New Roman" w:cs="Times New Roman"/>
                <w:kern w:val="0"/>
                <w14:ligatures w14:val="none"/>
              </w:rPr>
              <w:t>(N = 92,144)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57CBB5F4"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b/>
                <w:bCs/>
                <w:kern w:val="0"/>
                <w14:ligatures w14:val="none"/>
              </w:rPr>
              <w:t>Subject Level</w:t>
            </w:r>
            <w:r w:rsidRPr="00D14046">
              <w:rPr>
                <w:rFonts w:ascii="Aptos" w:hAnsi="Aptos" w:eastAsia="Times New Roman" w:cs="Times New Roman"/>
                <w:kern w:val="0"/>
                <w14:ligatures w14:val="none"/>
              </w:rPr>
              <w:t xml:space="preserve">  </w:t>
            </w:r>
            <w:r w:rsidRPr="00D14046">
              <w:rPr>
                <w:rFonts w:ascii="Aptos" w:hAnsi="Aptos" w:eastAsia="Times New Roman" w:cs="Times New Roman"/>
                <w:kern w:val="0"/>
                <w14:ligatures w14:val="none"/>
              </w:rPr>
              <w:br/>
            </w:r>
            <w:r w:rsidRPr="00D14046">
              <w:rPr>
                <w:rFonts w:ascii="Aptos" w:hAnsi="Aptos" w:eastAsia="Times New Roman" w:cs="Times New Roman"/>
                <w:kern w:val="0"/>
                <w14:ligatures w14:val="none"/>
              </w:rPr>
              <w:t>(N = 41,952) </w:t>
            </w:r>
          </w:p>
        </w:tc>
      </w:tr>
      <w:tr w:rsidRPr="00D14046" w:rsidR="00D14046" w:rsidTr="15F56E0B" w14:paraId="04906B87"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301622B8" w14:textId="42CD57A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b/>
                <w:bCs/>
                <w:kern w:val="0"/>
                <w14:ligatures w14:val="none"/>
              </w:rPr>
              <w:t>Number of Responses</w:t>
            </w:r>
            <w:r w:rsidRPr="00D14046">
              <w:rPr>
                <w:rFonts w:ascii="Aptos" w:hAnsi="Aptos" w:eastAsia="Times New Roman" w:cs="Times New Roman"/>
                <w:kern w:val="0"/>
                <w14:ligatures w14:val="none"/>
              </w:rPr>
              <w:t xml:space="preserve"> </w:t>
            </w:r>
            <w:r>
              <w:rPr>
                <w:rFonts w:ascii="Aptos" w:hAnsi="Aptos" w:eastAsia="Times New Roman" w:cs="Times New Roman"/>
                <w:kern w:val="0"/>
                <w14:ligatures w14:val="none"/>
              </w:rPr>
              <w:br/>
            </w:r>
            <w:r w:rsidRPr="00D14046">
              <w:rPr>
                <w:rFonts w:ascii="Aptos" w:hAnsi="Aptos" w:eastAsia="Times New Roman" w:cs="Times New Roman"/>
                <w:kern w:val="0"/>
                <w14:ligatures w14:val="none"/>
              </w:rPr>
              <w:t>Median</w:t>
            </w:r>
            <w:r>
              <w:rPr>
                <w:rFonts w:ascii="Aptos" w:hAnsi="Aptos" w:eastAsia="Times New Roman" w:cs="Times New Roman"/>
                <w:kern w:val="0"/>
                <w14:ligatures w14:val="none"/>
              </w:rPr>
              <w:t xml:space="preserve"> (IQR, Range</w:t>
            </w:r>
            <w:r w:rsidRPr="00D14046">
              <w:rPr>
                <w:rFonts w:ascii="Aptos" w:hAnsi="Aptos" w:eastAsia="Times New Roman" w:cs="Times New Roman"/>
                <w:kern w:val="0"/>
                <w14:ligatures w14:val="none"/>
              </w:rPr>
              <w:t>)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5C3EBE4A"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6E1707BA"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 (IQR 1-2, Range 1-95) </w:t>
            </w:r>
          </w:p>
        </w:tc>
      </w:tr>
      <w:tr w:rsidRPr="00D14046" w:rsidR="00D14046" w:rsidTr="15F56E0B" w14:paraId="0685DE3E"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3379BE62" w14:textId="5AA88000">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b/>
                <w:bCs/>
                <w:kern w:val="0"/>
                <w14:ligatures w14:val="none"/>
              </w:rPr>
              <w:t xml:space="preserve">Age </w:t>
            </w:r>
            <w:r>
              <w:rPr>
                <w:rFonts w:ascii="Aptos" w:hAnsi="Aptos" w:eastAsia="Times New Roman" w:cs="Times New Roman"/>
                <w:b/>
                <w:bCs/>
                <w:kern w:val="0"/>
                <w14:ligatures w14:val="none"/>
              </w:rPr>
              <w:br/>
            </w:r>
            <w:r w:rsidRPr="00D14046">
              <w:rPr>
                <w:rFonts w:ascii="Aptos" w:hAnsi="Aptos" w:eastAsia="Times New Roman" w:cs="Times New Roman"/>
                <w:kern w:val="0"/>
                <w14:ligatures w14:val="none"/>
              </w:rPr>
              <w:t>Median</w:t>
            </w:r>
            <w:r>
              <w:rPr>
                <w:rFonts w:ascii="Aptos" w:hAnsi="Aptos" w:eastAsia="Times New Roman" w:cs="Times New Roman"/>
                <w:kern w:val="0"/>
                <w14:ligatures w14:val="none"/>
              </w:rPr>
              <w:t xml:space="preserve"> (IQR, Range</w:t>
            </w:r>
            <w:r w:rsidRPr="00D14046">
              <w:rPr>
                <w:rFonts w:ascii="Aptos" w:hAnsi="Aptos" w:eastAsia="Times New Roman" w:cs="Times New Roman"/>
                <w:kern w:val="0"/>
                <w14:ligatures w14:val="none"/>
              </w:rPr>
              <w:t>)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6089931C"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75  </w:t>
            </w:r>
            <w:r w:rsidRPr="00D14046">
              <w:rPr>
                <w:rFonts w:ascii="Aptos" w:hAnsi="Aptos" w:eastAsia="Times New Roman" w:cs="Times New Roman"/>
                <w:kern w:val="0"/>
                <w14:ligatures w14:val="none"/>
              </w:rPr>
              <w:br/>
            </w:r>
            <w:r w:rsidRPr="00D14046">
              <w:rPr>
                <w:rFonts w:ascii="Aptos" w:hAnsi="Aptos" w:eastAsia="Times New Roman" w:cs="Times New Roman"/>
                <w:kern w:val="0"/>
                <w14:ligatures w14:val="none"/>
              </w:rPr>
              <w:t>(IQR 69 - 82,  </w:t>
            </w:r>
            <w:r w:rsidRPr="00D14046">
              <w:rPr>
                <w:rFonts w:ascii="Aptos" w:hAnsi="Aptos" w:eastAsia="Times New Roman" w:cs="Times New Roman"/>
                <w:kern w:val="0"/>
                <w14:ligatures w14:val="none"/>
              </w:rPr>
              <w:br/>
            </w:r>
            <w:r w:rsidRPr="00D14046">
              <w:rPr>
                <w:rFonts w:ascii="Aptos" w:hAnsi="Aptos" w:eastAsia="Times New Roman" w:cs="Times New Roman"/>
                <w:kern w:val="0"/>
                <w14:ligatures w14:val="none"/>
              </w:rPr>
              <w:t>Range 51 - 120)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8DD8D63"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75  </w:t>
            </w:r>
            <w:r w:rsidRPr="00D14046">
              <w:rPr>
                <w:rFonts w:ascii="Aptos" w:hAnsi="Aptos" w:eastAsia="Times New Roman" w:cs="Times New Roman"/>
                <w:kern w:val="0"/>
                <w14:ligatures w14:val="none"/>
              </w:rPr>
              <w:br/>
            </w:r>
            <w:r w:rsidRPr="00D14046">
              <w:rPr>
                <w:rFonts w:ascii="Aptos" w:hAnsi="Aptos" w:eastAsia="Times New Roman" w:cs="Times New Roman"/>
                <w:kern w:val="0"/>
                <w14:ligatures w14:val="none"/>
              </w:rPr>
              <w:t>(IQR 69.67 - 83,  </w:t>
            </w:r>
            <w:r w:rsidRPr="00D14046">
              <w:rPr>
                <w:rFonts w:ascii="Aptos" w:hAnsi="Aptos" w:eastAsia="Times New Roman" w:cs="Times New Roman"/>
                <w:kern w:val="0"/>
                <w14:ligatures w14:val="none"/>
              </w:rPr>
              <w:br/>
            </w:r>
            <w:r w:rsidRPr="00D14046">
              <w:rPr>
                <w:rFonts w:ascii="Aptos" w:hAnsi="Aptos" w:eastAsia="Times New Roman" w:cs="Times New Roman"/>
                <w:kern w:val="0"/>
                <w14:ligatures w14:val="none"/>
              </w:rPr>
              <w:t>Range 51 - 120) </w:t>
            </w:r>
          </w:p>
        </w:tc>
      </w:tr>
      <w:tr w:rsidRPr="00D14046" w:rsidR="00D14046" w:rsidTr="15F56E0B" w14:paraId="7E7BA1D8"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58ABAABE" w14:textId="6182F524">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b/>
                <w:bCs/>
                <w:kern w:val="0"/>
                <w14:ligatures w14:val="none"/>
              </w:rPr>
              <w:t>Sex</w:t>
            </w:r>
            <w:r w:rsidRPr="00D14046">
              <w:rPr>
                <w:rFonts w:ascii="Aptos" w:hAnsi="Aptos" w:eastAsia="Times New Roman" w:cs="Times New Roman"/>
                <w:kern w:val="0"/>
                <w14:ligatures w14:val="none"/>
              </w:rPr>
              <w:t> </w:t>
            </w:r>
            <w:r>
              <w:rPr>
                <w:rFonts w:ascii="Aptos" w:hAnsi="Aptos" w:eastAsia="Times New Roman" w:cs="Times New Roman"/>
                <w:kern w:val="0"/>
                <w14:ligatures w14:val="none"/>
              </w:rPr>
              <w:br/>
            </w:r>
            <w:r>
              <w:rPr>
                <w:rFonts w:ascii="Aptos" w:hAnsi="Aptos" w:eastAsia="Times New Roman" w:cs="Times New Roman"/>
                <w:kern w:val="0"/>
                <w14:ligatures w14:val="none"/>
              </w:rPr>
              <w:t>N</w:t>
            </w:r>
            <w:r>
              <w:rPr>
                <w:rFonts w:ascii="Aptos" w:hAnsi="Aptos" w:eastAsia="Times New Roman" w:cs="Times New Roman"/>
                <w:kern w:val="0"/>
                <w14:ligatures w14:val="none"/>
              </w:rPr>
              <w:t xml:space="preserve"> (</w:t>
            </w:r>
            <w:r>
              <w:rPr>
                <w:rFonts w:ascii="Aptos" w:hAnsi="Aptos" w:eastAsia="Times New Roman" w:cs="Times New Roman"/>
                <w:kern w:val="0"/>
                <w14:ligatures w14:val="none"/>
              </w:rPr>
              <w:t>%</w:t>
            </w:r>
            <w:r w:rsidRPr="00D14046">
              <w:rPr>
                <w:rFonts w:ascii="Aptos" w:hAnsi="Aptos" w:eastAsia="Times New Roman" w:cs="Times New Roman"/>
                <w:kern w:val="0"/>
                <w14:ligatures w14:val="none"/>
              </w:rPr>
              <w:t>)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CC21A08" w14:textId="68433E94">
            <w:pPr>
              <w:spacing w:line="240" w:lineRule="auto"/>
              <w:ind w:firstLine="0"/>
              <w:textAlignment w:val="baseline"/>
              <w:rPr>
                <w:rFonts w:ascii="Times New Roman" w:hAnsi="Times New Roman" w:eastAsia="Times New Roman" w:cs="Times New Roman"/>
                <w:kern w:val="0"/>
                <w:sz w:val="24"/>
                <w:szCs w:val="24"/>
                <w14:ligatures w14:val="none"/>
              </w:rPr>
            </w:pPr>
            <w:r>
              <w:rPr>
                <w:rFonts w:ascii="Aptos" w:hAnsi="Aptos" w:eastAsia="Times New Roman" w:cs="Times New Roman"/>
                <w:kern w:val="0"/>
                <w14:ligatures w14:val="none"/>
              </w:rPr>
              <w:t xml:space="preserve"> </w:t>
            </w:r>
            <w:r w:rsidRPr="00D14046">
              <w:rPr>
                <w:rFonts w:ascii="Aptos" w:hAnsi="Aptos" w:eastAsia="Times New Roman" w:cs="Times New Roman"/>
                <w:kern w:val="0"/>
                <w14:ligatures w14:val="none"/>
              </w:rPr>
              <w:t>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D6D8B08"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 </w:t>
            </w:r>
          </w:p>
        </w:tc>
      </w:tr>
      <w:tr w:rsidRPr="00D14046" w:rsidR="00D14046" w:rsidTr="15F56E0B" w14:paraId="6969D660"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67FCE9E8"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Male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6CA64EA8"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37,315 (40.50%)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3247A04"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17,718 (42.23%) </w:t>
            </w:r>
          </w:p>
        </w:tc>
      </w:tr>
      <w:tr w:rsidRPr="00D14046" w:rsidR="00D14046" w:rsidTr="15F56E0B" w14:paraId="7C2F5E0E"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C52026F"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Female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13422D6"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54,655 (59.31%)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8291C4C"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24,155 (57.58%) </w:t>
            </w:r>
          </w:p>
        </w:tc>
      </w:tr>
      <w:tr w:rsidRPr="00D14046" w:rsidR="00D14046" w:rsidTr="15F56E0B" w14:paraId="33639E48"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038461B"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Unable to Assess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9E65FF0"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95 (0.10%)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25FB43C5"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30 (0.07%) </w:t>
            </w:r>
          </w:p>
        </w:tc>
      </w:tr>
      <w:tr w:rsidRPr="00D14046" w:rsidR="00D14046" w:rsidTr="15F56E0B" w14:paraId="1DD12CCA"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0FBBEF19"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Missing (NA)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37D05BBD"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79 (0.09%)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F5C2A57"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49 (0.12%) </w:t>
            </w:r>
          </w:p>
        </w:tc>
      </w:tr>
      <w:tr w:rsidRPr="00D14046" w:rsidR="00D14046" w:rsidTr="15F56E0B" w14:paraId="3EFA10CD"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15F56E0B" w:rsidRDefault="00D14046" w14:textId="77777777" w14:paraId="061FE358">
            <w:pPr>
              <w:spacing w:line="240" w:lineRule="auto"/>
              <w:ind w:firstLine="0"/>
              <w:textAlignment w:val="baseline"/>
              <w:rPr>
                <w:rFonts w:ascii="Times New Roman" w:hAnsi="Times New Roman" w:eastAsia="Times New Roman" w:cs="Times New Roman"/>
                <w:sz w:val="24"/>
                <w:szCs w:val="24"/>
              </w:rPr>
            </w:pPr>
            <w:r w:rsidRPr="00D14046" w:rsidR="00D14046">
              <w:rPr>
                <w:rFonts w:ascii="Aptos" w:hAnsi="Aptos" w:eastAsia="Times New Roman" w:cs="Times New Roman"/>
                <w:b w:val="1"/>
                <w:bCs w:val="1"/>
                <w:kern w:val="0"/>
                <w14:ligatures w14:val="none"/>
              </w:rPr>
              <w:t>Race</w:t>
            </w:r>
            <w:r w:rsidRPr="00D14046" w:rsidR="00D14046">
              <w:rPr>
                <w:rFonts w:ascii="Aptos" w:hAnsi="Aptos" w:eastAsia="Times New Roman" w:cs="Times New Roman"/>
                <w:kern w:val="0"/>
                <w14:ligatures w14:val="none"/>
              </w:rPr>
              <w:t> </w:t>
            </w:r>
          </w:p>
          <w:p w:rsidRPr="00D14046" w:rsidR="00D14046" w:rsidP="15F56E0B" w:rsidRDefault="00D14046" w14:paraId="7CB00B69" w14:textId="77D7C097">
            <w:pPr>
              <w:spacing w:line="240" w:lineRule="auto"/>
              <w:ind w:firstLine="0"/>
              <w:textAlignment w:val="baseline"/>
              <w:rPr>
                <w:rFonts w:ascii="Aptos" w:hAnsi="Aptos" w:eastAsia="Times New Roman" w:cs="Times New Roman"/>
                <w:kern w:val="0"/>
                <w14:ligatures w14:val="none"/>
              </w:rPr>
            </w:pPr>
            <w:r w:rsidRPr="15F56E0B" w:rsidR="10CF72DD">
              <w:rPr>
                <w:rFonts w:ascii="Aptos" w:hAnsi="Aptos" w:eastAsia="Times New Roman" w:cs="Times New Roman"/>
              </w:rPr>
              <w:t>N (</w:t>
            </w:r>
            <w:r w:rsidRPr="15F56E0B" w:rsidR="10CF72DD">
              <w:rPr>
                <w:rFonts w:ascii="Aptos" w:hAnsi="Aptos" w:eastAsia="Times New Roman" w:cs="Times New Roman"/>
              </w:rPr>
              <w:t>%)</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08B2A6AC"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8B0BAC6"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 </w:t>
            </w:r>
          </w:p>
        </w:tc>
      </w:tr>
      <w:tr w:rsidRPr="00D14046" w:rsidR="00D14046" w:rsidTr="15F56E0B" w14:paraId="14C3BC4B"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A635E45"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White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71242FB7"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54,065 (58.67%)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4477798"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25,809 (61.52%) </w:t>
            </w:r>
          </w:p>
        </w:tc>
      </w:tr>
      <w:tr w:rsidRPr="00D14046" w:rsidR="00D14046" w:rsidTr="15F56E0B" w14:paraId="58C04B7D"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341B33F5"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Black or African American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2A50603"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24,457 (26.54%)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5FE469EB"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9,003 (21.46%) </w:t>
            </w:r>
          </w:p>
        </w:tc>
      </w:tr>
      <w:tr w:rsidRPr="00D14046" w:rsidR="00D14046" w:rsidTr="15F56E0B" w14:paraId="373F3794"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641CE28F"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Asian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32C7439"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1,087 (1.18%)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B73743E"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681 (1.62%) </w:t>
            </w:r>
          </w:p>
        </w:tc>
      </w:tr>
      <w:tr w:rsidRPr="00D14046" w:rsidR="00D14046" w:rsidTr="15F56E0B" w14:paraId="567F5AF8"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0F44066E"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Native Hawaiian or Other Pacific Islander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3FB75F63"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69 (0.07%)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78D31FFE"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50 (0.12%) </w:t>
            </w:r>
          </w:p>
        </w:tc>
      </w:tr>
      <w:tr w:rsidRPr="00D14046" w:rsidR="00D14046" w:rsidTr="15F56E0B" w14:paraId="2F43BC38"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6ED1B422"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American Indian or Alaska Native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7DF86699"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47 (0.05%)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3D84EB4D"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27 (0.06%) </w:t>
            </w:r>
          </w:p>
        </w:tc>
      </w:tr>
      <w:tr w:rsidRPr="00D14046" w:rsidR="00D14046" w:rsidTr="15F56E0B" w14:paraId="74BE0209"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5498829D"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Middle Eastern or North African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79D7ABCE"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10 (0.01%)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61E6F7D1"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8 (0.02%) </w:t>
            </w:r>
          </w:p>
        </w:tc>
      </w:tr>
      <w:tr w:rsidRPr="00D14046" w:rsidR="00D14046" w:rsidTr="15F56E0B" w14:paraId="3AF59EF6"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38610FCD"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Other Race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7EA8011D"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1,309 (1.42%)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0E3FA6FB"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725 (1.73%) </w:t>
            </w:r>
          </w:p>
        </w:tc>
      </w:tr>
      <w:tr w:rsidRPr="00D14046" w:rsidR="00D14046" w:rsidTr="15F56E0B" w14:paraId="31D71305"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7BE00A8C"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Multiracial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5D018C20"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138 (0.15%)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F699DCA"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146 (0.35%) </w:t>
            </w:r>
          </w:p>
        </w:tc>
      </w:tr>
      <w:tr w:rsidRPr="00D14046" w:rsidR="00D14046" w:rsidTr="15F56E0B" w14:paraId="09FCFED0"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230168FB"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Missing (NA)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08252793"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10,962 (11.90%)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46BE355"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5,503 (13.12%) </w:t>
            </w:r>
          </w:p>
        </w:tc>
      </w:tr>
      <w:tr w:rsidRPr="00D14046" w:rsidR="00D14046" w:rsidTr="15F56E0B" w14:paraId="446A1F7D"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15F56E0B" w:rsidRDefault="00D14046" w14:textId="77777777" w14:paraId="1DA2CBF5">
            <w:pPr>
              <w:spacing w:line="240" w:lineRule="auto"/>
              <w:ind w:firstLine="0"/>
              <w:textAlignment w:val="baseline"/>
              <w:rPr>
                <w:rFonts w:ascii="Times New Roman" w:hAnsi="Times New Roman" w:eastAsia="Times New Roman" w:cs="Times New Roman"/>
                <w:sz w:val="24"/>
                <w:szCs w:val="24"/>
              </w:rPr>
            </w:pPr>
            <w:r w:rsidRPr="00D14046" w:rsidR="00D14046">
              <w:rPr>
                <w:rFonts w:ascii="Aptos" w:hAnsi="Aptos" w:eastAsia="Times New Roman" w:cs="Times New Roman"/>
                <w:b w:val="1"/>
                <w:bCs w:val="1"/>
                <w:kern w:val="0"/>
                <w14:ligatures w14:val="none"/>
              </w:rPr>
              <w:t>Ethnicity</w:t>
            </w:r>
            <w:r w:rsidRPr="00D14046" w:rsidR="00D14046">
              <w:rPr>
                <w:rFonts w:ascii="Aptos" w:hAnsi="Aptos" w:eastAsia="Times New Roman" w:cs="Times New Roman"/>
                <w:kern w:val="0"/>
                <w14:ligatures w14:val="none"/>
              </w:rPr>
              <w:t> </w:t>
            </w:r>
          </w:p>
          <w:p w:rsidRPr="00D14046" w:rsidR="00D14046" w:rsidP="15F56E0B" w:rsidRDefault="00D14046" w14:paraId="49C81740" w14:textId="140F14EC">
            <w:pPr>
              <w:spacing w:line="240" w:lineRule="auto"/>
              <w:ind w:firstLine="0"/>
              <w:textAlignment w:val="baseline"/>
              <w:rPr>
                <w:rFonts w:ascii="Aptos" w:hAnsi="Aptos" w:eastAsia="Times New Roman" w:cs="Times New Roman"/>
                <w:kern w:val="0"/>
                <w14:ligatures w14:val="none"/>
              </w:rPr>
            </w:pPr>
            <w:r w:rsidRPr="15F56E0B" w:rsidR="68D52599">
              <w:rPr>
                <w:rFonts w:ascii="Aptos" w:hAnsi="Aptos" w:eastAsia="Times New Roman" w:cs="Times New Roman"/>
              </w:rPr>
              <w:t>N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C30DA1A"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92BE7D9"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 </w:t>
            </w:r>
          </w:p>
        </w:tc>
      </w:tr>
      <w:tr w:rsidRPr="00D14046" w:rsidR="00D14046" w:rsidTr="15F56E0B" w14:paraId="56850360"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3646C5F8"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Hispanic or Latino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5425807A"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10,683 (11.59%)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3DBEA9CD"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5,565 (13.27%) </w:t>
            </w:r>
          </w:p>
        </w:tc>
      </w:tr>
      <w:tr w:rsidRPr="00D14046" w:rsidR="00D14046" w:rsidTr="15F56E0B" w14:paraId="7F8AD96A"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7DF54EA"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Not Hispanic or Latino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5DC96315"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81,019 (87.93%)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1EB00D0"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36,193 (86.27%) </w:t>
            </w:r>
          </w:p>
        </w:tc>
      </w:tr>
      <w:tr w:rsidRPr="00D14046" w:rsidR="00D14046" w:rsidTr="15F56E0B" w14:paraId="73D8BD13"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0CC3BE02"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Missing (NA)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C5D0800"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442 (0.48%)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2808C776"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194 (0.46%) </w:t>
            </w:r>
          </w:p>
        </w:tc>
      </w:tr>
      <w:tr w:rsidRPr="00D14046" w:rsidR="00D14046" w:rsidTr="15F56E0B" w14:paraId="68E8E707"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15F56E0B" w:rsidRDefault="00D14046" w14:textId="77777777" w14:paraId="2B470BC8">
            <w:pPr>
              <w:spacing w:line="240" w:lineRule="auto"/>
              <w:ind w:firstLine="0"/>
              <w:textAlignment w:val="baseline"/>
              <w:rPr>
                <w:rFonts w:ascii="Times New Roman" w:hAnsi="Times New Roman" w:eastAsia="Times New Roman" w:cs="Times New Roman"/>
                <w:sz w:val="24"/>
                <w:szCs w:val="24"/>
              </w:rPr>
            </w:pPr>
            <w:r w:rsidRPr="00D14046" w:rsidR="00D14046">
              <w:rPr>
                <w:rFonts w:ascii="Aptos" w:hAnsi="Aptos" w:eastAsia="Times New Roman" w:cs="Times New Roman"/>
                <w:b w:val="1"/>
                <w:bCs w:val="1"/>
                <w:kern w:val="0"/>
                <w14:ligatures w14:val="none"/>
              </w:rPr>
              <w:t>Screening Performed</w:t>
            </w:r>
            <w:r w:rsidRPr="00D14046" w:rsidR="00D14046">
              <w:rPr>
                <w:rFonts w:ascii="Aptos" w:hAnsi="Aptos" w:eastAsia="Times New Roman" w:cs="Times New Roman"/>
                <w:kern w:val="0"/>
                <w14:ligatures w14:val="none"/>
              </w:rPr>
              <w:t> </w:t>
            </w:r>
          </w:p>
          <w:p w:rsidRPr="00D14046" w:rsidR="00D14046" w:rsidP="15F56E0B" w:rsidRDefault="00D14046" w14:paraId="5CDA7F7B" w14:textId="5AA5D841">
            <w:pPr>
              <w:spacing w:line="240" w:lineRule="auto"/>
              <w:ind w:firstLine="0"/>
              <w:textAlignment w:val="baseline"/>
              <w:rPr>
                <w:rFonts w:ascii="Aptos" w:hAnsi="Aptos" w:eastAsia="Times New Roman" w:cs="Times New Roman"/>
                <w:kern w:val="0"/>
                <w14:ligatures w14:val="none"/>
              </w:rPr>
            </w:pPr>
            <w:r w:rsidRPr="15F56E0B" w:rsidR="5DDF3055">
              <w:rPr>
                <w:rFonts w:ascii="Aptos" w:hAnsi="Aptos" w:eastAsia="Times New Roman" w:cs="Times New Roman"/>
              </w:rPr>
              <w:t>N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5597C02"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92, 086 (99.94%)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14F728E7"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41,912 (99.90%) </w:t>
            </w:r>
          </w:p>
        </w:tc>
      </w:tr>
      <w:tr w:rsidRPr="00D14046" w:rsidR="00D14046" w:rsidTr="15F56E0B" w14:paraId="035E8A51"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D14046" w:rsidR="00D14046" w:rsidP="00D14046" w:rsidRDefault="00D14046" w14:paraId="49F3F1D3"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Positive (1+ “Yes” response)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2E911647"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3,681 (0.04%)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0F10677B"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2,772 (6.61%) </w:t>
            </w:r>
          </w:p>
        </w:tc>
      </w:tr>
      <w:tr w:rsidRPr="00D14046" w:rsidR="00D14046" w:rsidTr="15F56E0B" w14:paraId="01111427"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D14046" w:rsidR="00D14046" w:rsidP="00D14046" w:rsidRDefault="00D14046" w14:paraId="5CECF47B" w14:textId="77777777">
            <w:pPr>
              <w:spacing w:line="240" w:lineRule="auto"/>
              <w:ind w:firstLine="0"/>
              <w:jc w:val="right"/>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Negative (no “yes” response) </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096BEF39"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88,405 (96.00%)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0CC51DB3"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39,140 (93.39%) </w:t>
            </w:r>
          </w:p>
        </w:tc>
      </w:tr>
      <w:tr w:rsidRPr="00D14046" w:rsidR="00D14046" w:rsidTr="15F56E0B" w14:paraId="41CC430A" w14:textId="77777777">
        <w:trPr>
          <w:trHeight w:val="300"/>
        </w:trPr>
        <w:tc>
          <w:tcPr>
            <w:tcW w:w="4050"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D14046" w:rsidR="00D14046" w:rsidP="15F56E0B" w:rsidRDefault="00D14046" w14:textId="77777777" w14:paraId="477657B9">
            <w:pPr>
              <w:spacing w:line="240" w:lineRule="auto"/>
              <w:ind w:firstLine="0"/>
              <w:textAlignment w:val="baseline"/>
              <w:rPr>
                <w:rFonts w:ascii="Times New Roman" w:hAnsi="Times New Roman" w:eastAsia="Times New Roman" w:cs="Times New Roman"/>
                <w:sz w:val="24"/>
                <w:szCs w:val="24"/>
              </w:rPr>
            </w:pPr>
            <w:r w:rsidRPr="00D14046" w:rsidR="00D14046">
              <w:rPr>
                <w:rFonts w:ascii="Aptos" w:hAnsi="Aptos" w:eastAsia="Times New Roman" w:cs="Times New Roman"/>
                <w:b w:val="1"/>
                <w:bCs w:val="1"/>
                <w:kern w:val="0"/>
                <w14:ligatures w14:val="none"/>
              </w:rPr>
              <w:t>DETECT Tool Recorded Intent to Report</w:t>
            </w:r>
            <w:r w:rsidRPr="00D14046" w:rsidR="00D14046">
              <w:rPr>
                <w:rFonts w:ascii="Aptos" w:hAnsi="Aptos" w:eastAsia="Times New Roman" w:cs="Times New Roman"/>
                <w:kern w:val="0"/>
                <w14:ligatures w14:val="none"/>
              </w:rPr>
              <w:t> </w:t>
            </w:r>
          </w:p>
          <w:p w:rsidRPr="00D14046" w:rsidR="00D14046" w:rsidP="15F56E0B" w:rsidRDefault="00D14046" w14:paraId="073ED185" w14:textId="7B9CBB9F">
            <w:pPr>
              <w:spacing w:line="240" w:lineRule="auto"/>
              <w:ind w:firstLine="0"/>
              <w:textAlignment w:val="baseline"/>
              <w:rPr>
                <w:rFonts w:ascii="Aptos" w:hAnsi="Aptos" w:eastAsia="Times New Roman" w:cs="Times New Roman"/>
                <w:kern w:val="0"/>
                <w14:ligatures w14:val="none"/>
              </w:rPr>
            </w:pPr>
            <w:r w:rsidRPr="15F56E0B" w:rsidR="4073673D">
              <w:rPr>
                <w:rFonts w:ascii="Aptos" w:hAnsi="Aptos" w:eastAsia="Times New Roman" w:cs="Times New Roman"/>
              </w:rPr>
              <w:t>N (</w:t>
            </w:r>
            <w:r w:rsidRPr="15F56E0B" w:rsidR="4073673D">
              <w:rPr>
                <w:rFonts w:ascii="Aptos" w:hAnsi="Aptos" w:eastAsia="Times New Roman" w:cs="Times New Roman"/>
              </w:rPr>
              <w:t>%)</w:t>
            </w:r>
          </w:p>
        </w:tc>
        <w:tc>
          <w:tcPr>
            <w:tcW w:w="2340"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0FF89B62"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1,298 (1.41%) </w:t>
            </w:r>
          </w:p>
        </w:tc>
        <w:tc>
          <w:tcPr>
            <w:tcW w:w="2745" w:type="dxa"/>
            <w:tcBorders>
              <w:top w:val="single" w:color="auto" w:sz="6" w:space="0"/>
              <w:left w:val="single" w:color="auto" w:sz="6" w:space="0"/>
              <w:bottom w:val="single" w:color="auto" w:sz="6" w:space="0"/>
              <w:right w:val="single" w:color="auto" w:sz="6" w:space="0"/>
            </w:tcBorders>
            <w:shd w:val="clear" w:color="auto" w:fill="auto"/>
            <w:tcMar/>
            <w:hideMark/>
          </w:tcPr>
          <w:p w:rsidRPr="00D14046" w:rsidR="00D14046" w:rsidP="00D14046" w:rsidRDefault="00D14046" w14:paraId="4F6DC931"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14:ligatures w14:val="none"/>
              </w:rPr>
              <w:t>1,007 (2.40%) </w:t>
            </w:r>
          </w:p>
        </w:tc>
      </w:tr>
    </w:tbl>
    <w:p w:rsidRPr="000F7310" w:rsidR="00D14046" w:rsidP="000F7310" w:rsidRDefault="00D14046" w14:paraId="7F81056C" w14:textId="77777777"/>
    <w:p w:rsidRPr="000F7310" w:rsidR="000F7310" w:rsidP="000F7310" w:rsidRDefault="000F7310" w14:paraId="4CAEA0F0" w14:textId="77777777">
      <w:pPr>
        <w:pStyle w:val="Heading2"/>
      </w:pPr>
      <w:r w:rsidRPr="000F7310">
        <w:t>Medic Screening and Reporting Procedures</w:t>
      </w:r>
    </w:p>
    <w:p w:rsidRPr="000F7310" w:rsidR="000F7310" w:rsidP="000F7310" w:rsidRDefault="000F7310" w14:paraId="62610209" w14:textId="6E147057">
      <w:r w:rsidRPr="000F7310">
        <w:t>Medic screening protocols, training, and operating procedures regarding the DETECT screening tool, were continued from our previous 5-week pilot study</w:t>
      </w:r>
      <w:r w:rsidRPr="000F7310">
        <w:fldChar w:fldCharType="begin"/>
      </w:r>
      <w:r>
        <w:instrText xml:space="preserve"> ADDIN ZOTERO_ITEM CSL_CITATION {"citationID":"Zmkzx269","properties":{"formattedCitation":"\\super 42\\nosupersub{}","plainCitation":"42","noteIndex":0},"citationItems":[{"id":909,"uris":["http://zotero.org/users/11765067/items/SZ5LRHUR"],"itemData":{"id":909,"type":"article-journal","abstract":"Objective: To pilot test the feasibility of implementing an elder abuse (EA) screening tool (DETECT) designed for medics.Methods: Testing occurred between September 17th, 2015 and October 26th, 2015. MedStar Mobile Healthcare medics completed the DETECT tool when responding to calls for community-dwelling patients 65 years of age or older.Results: The DETECT tool was used 1,248 times by 97% of medics responding to an eligible 911 call. Medics responded affirmatively to at least one screening item on 209 of the completed screenings (16.8%). Immediately following the introduction of the DETECT tool, there was an increase of 5.4 (226% above baseline) reports per month (p = 0.0056).Conclusions: The DETECT tool was easily incorporated into medic’s field-based practice and resulted in an increase in medic generated reports of EA to APS. Future research designed to evaluate the tool’s validity and reliability are warranted.","container-title":"Journal of Elder Abuse &amp; Neglect","DOI":"10.1080/08946566.2018.1564104","ISSN":"0894-6566","issue":"2","note":"publisher: Routledge\n_eprint: https://doi.org/10.1080/08946566.2018.1564104\nPMID: 30614399","page":"129-145","source":"Taylor and Francis+NEJM","title":"Pilot testing the detection of elder abuse through emergency care technicians (DETECT) screening tool: results from the DETECT pilot project","title-short":"Pilot testing the detection of elder abuse through emergency care technicians (DETECT) screening tool","volume":"31","author":[{"family":"Cannell","given":"Brad"},{"family":"Gonzalez","given":"Jennifer M. Reingle"},{"family":"Livingston","given":"Melvin"},{"family":"Jetelina","given":"Katelyn K."},{"family":"Burnett","given":"Jason"},{"family":"Weitlauf","given":"Julie C."}],"issued":{"date-parts":[["2019",3,15]]},"citation-key":"cannellPilotTestingDetection2019"}}],"schema":"https://github.com/citation-style-language/schema/raw/master/csl-citation.json"} </w:instrText>
      </w:r>
      <w:r w:rsidRPr="000F7310">
        <w:fldChar w:fldCharType="separate"/>
      </w:r>
      <w:r w:rsidRPr="000F7310">
        <w:rPr>
          <w:rFonts w:ascii="Aptos" w:hAnsi="Aptos" w:cs="Times New Roman"/>
          <w:kern w:val="0"/>
          <w:vertAlign w:val="superscript"/>
        </w:rPr>
        <w:t>42</w:t>
      </w:r>
      <w:r w:rsidRPr="000F7310">
        <w:fldChar w:fldCharType="end"/>
      </w:r>
      <w:r w:rsidRPr="000F7310">
        <w:t xml:space="preserve">. This included universal screening through validation rules that made it difficult, but not impossible, to close/submit an ePCR report without completion of the DETECT screening tool. MedStar’s standard operating procedures relating to dispatching calls for service and the provision of medical treatment were unchanged by the DETECT screening tool. </w:t>
      </w:r>
    </w:p>
    <w:p w:rsidRPr="000F7310" w:rsidR="000F7310" w:rsidP="000F7310" w:rsidRDefault="000F7310" w14:paraId="3E97EDDC" w14:textId="6874FADE">
      <w:r w:rsidRPr="000F7310">
        <w:t>If the call for service was eligible, the medic would gain access to the DETECT tool in the ePCR and receive a prompt to complete the screening tool. Completion of the screening was made mandatory by the assignment of a point-value, which contributed towards the minimum required value required to close out or submit an ePCR report. There were no default values presented for any DETECT tool items. A response of “yes” to one or more screening items was considered a positive screening, which generated a prompt encouraging medics to report the positive screening to APS per Texas reporting mandates</w:t>
      </w:r>
      <w:r w:rsidRPr="000F7310">
        <w:fldChar w:fldCharType="begin"/>
      </w:r>
      <w:r>
        <w:instrText xml:space="preserve"> ADDIN ZOTERO_ITEM CSL_CITATION {"citationID":"sqyc71uP","properties":{"formattedCitation":"\\super 47\\nosupersub{}","plainCitation":"47","noteIndex":0},"citationItems":[{"id":912,"uris":["http://zotero.org/users/11765067/items/D2KK3E6C"],"itemData":{"id":912,"type":"legislation","container-title":"Human Resources Code","section":"48.051","title":"Investigations and protective services for elderly persons and persons with disabilities: Reports of abuse, neglect, or exploitation: Immunities","URL":"https://statutes.capitol.texas.gov/Docs/HR/htm/HR.48.htm#48.051","volume":"Chapter 48","author":[{"literal":"Texas State Legislature"}],"accessed":{"date-parts":[["2023",7,20]]},"citation-key":"texasstatelegislatureInvestigationsProtectiveServices"}}],"schema":"https://github.com/citation-style-language/schema/raw/master/csl-citation.json"} </w:instrText>
      </w:r>
      <w:r w:rsidRPr="000F7310">
        <w:fldChar w:fldCharType="separate"/>
      </w:r>
      <w:r w:rsidRPr="000F7310">
        <w:rPr>
          <w:rFonts w:ascii="Aptos" w:hAnsi="Aptos" w:cs="Times New Roman"/>
          <w:kern w:val="0"/>
          <w:vertAlign w:val="superscript"/>
        </w:rPr>
        <w:t>47</w:t>
      </w:r>
      <w:r w:rsidRPr="000F7310">
        <w:fldChar w:fldCharType="end"/>
      </w:r>
      <w:r w:rsidRPr="000F7310">
        <w:t>.  Medics were encouraged to indicate if they made a report to APS and record the APS confirmation number in the DETECT screening tool.</w:t>
      </w:r>
    </w:p>
    <w:p w:rsidR="000F7310" w:rsidP="00D14046" w:rsidRDefault="000F7310" w14:paraId="658CDB8C" w14:textId="77777777">
      <w:r w:rsidRPr="000F7310">
        <w:t>The DETECT tool was created to assist medics in utilizing their professional judgement to determine if there was potential elder mistreatment occurring, and if APS should be contacted for further investigation and assistance. It was not designed to definitively determine the presence of elder mistreatment, nor was it designed to override or replace professional judgement. As such, it is important to note that a positive DETECT screening indicated potential conditions of elder mistreatment, rather than a confirmed occurrence of elder mistreatment.</w:t>
      </w:r>
    </w:p>
    <w:p w:rsidRPr="000F7310" w:rsidR="000F7310" w:rsidP="000F7310" w:rsidRDefault="000F7310" w14:paraId="67CF86C3" w14:textId="77777777">
      <w:pPr>
        <w:pStyle w:val="Heading2"/>
      </w:pPr>
      <w:r w:rsidRPr="000F7310">
        <w:t>Data sources and measurement</w:t>
      </w:r>
    </w:p>
    <w:p w:rsidRPr="000F7310" w:rsidR="000F7310" w:rsidP="000F7310" w:rsidRDefault="000F7310" w14:paraId="1F71DF2D" w14:textId="77777777">
      <w:r w:rsidRPr="000F7310">
        <w:t>We combined data from two different sources to investigate our study aims:</w:t>
      </w:r>
    </w:p>
    <w:p w:rsidRPr="000F7310" w:rsidR="000F7310" w:rsidP="000F7310" w:rsidRDefault="000F7310" w14:paraId="6E8B903F" w14:textId="77777777">
      <w:pPr>
        <w:numPr>
          <w:ilvl w:val="0"/>
          <w:numId w:val="2"/>
        </w:numPr>
      </w:pPr>
      <w:r w:rsidRPr="000F7310">
        <w:rPr>
          <w:i/>
          <w:iCs/>
        </w:rPr>
        <w:t>MedStar ePCR records</w:t>
      </w:r>
      <w:r w:rsidRPr="000F7310">
        <w:t>. MedStar provided data on all potentially eligible responses during the study period, including responses to the DETECT screening tool items (N = 92,144; 41,952 Subjects). Only a single record for each EMS response was utilized for analysis; the most complete record for a single EMS response was selected, which was universally the record created by the primary EMS unit of any multiple-unit response. Data extracted from the electronic patient care record (ePCR) was automatically uploaded to a secure FTP site on a scheduled basis. Study staff downloaded this data onto a secured drive and uploaded it to FileMaker Pro, which performed automated pre-processing to facilitate randomization and recruitment for follow-up interviews. These records were used to investigate the frequency and patterns of DETECT screening tool use in the field.</w:t>
      </w:r>
    </w:p>
    <w:p w:rsidRPr="000F7310" w:rsidR="000F7310" w:rsidP="000F7310" w:rsidRDefault="000F7310" w14:paraId="7B29A4FD" w14:textId="77777777">
      <w:pPr>
        <w:numPr>
          <w:ilvl w:val="0"/>
          <w:numId w:val="2"/>
        </w:numPr>
      </w:pPr>
      <w:r w:rsidRPr="000F7310">
        <w:rPr>
          <w:i/>
          <w:iCs/>
        </w:rPr>
        <w:t>Texas Adult Protective Services investigation records</w:t>
      </w:r>
      <w:r w:rsidRPr="000F7310">
        <w:t xml:space="preserve">. We received data regarding all APS intakes and investigations that were open during the study period </w:t>
      </w:r>
      <w:commentRangeStart w:id="5"/>
      <w:r w:rsidRPr="000F7310">
        <w:t>(N = 568,616; 370,825 Subjects)</w:t>
      </w:r>
      <w:commentRangeEnd w:id="5"/>
      <w:r w:rsidRPr="000F7310">
        <w:commentReference w:id="5"/>
      </w:r>
      <w:r w:rsidRPr="000F7310">
        <w:t xml:space="preserve">. These records were used to investigate associations with APS-determined outcomes. </w:t>
      </w:r>
    </w:p>
    <w:p w:rsidRPr="000F7310" w:rsidR="000F7310" w:rsidP="000F7310" w:rsidRDefault="000F7310" w14:paraId="07AB7187" w14:textId="74090FE5">
      <w:r w:rsidRPr="000F7310">
        <w:t xml:space="preserve">A unique subject-level identifier was created in these records utilizing probabilistic fuzzy-matching with the R package </w:t>
      </w:r>
      <w:r w:rsidRPr="000F7310">
        <w:rPr>
          <w:i/>
          <w:iCs/>
        </w:rPr>
        <w:t>fastLink</w:t>
      </w:r>
      <w:r w:rsidRPr="000F7310">
        <w:fldChar w:fldCharType="begin"/>
      </w:r>
      <w:r>
        <w:instrText xml:space="preserve"> ADDIN ZOTERO_ITEM CSL_CITATION {"citationID":"T1t4fYUu","properties":{"formattedCitation":"\\super 48\\nosupersub{}","plainCitation":"48","noteIndex":0},"citationItems":[{"id":914,"uris":["http://zotero.org/users/11765067/items/2YLDMWYD"],"itemData":{"id":914,"type":"software","abstract":"Implements a Fellegi-Sunter probabilistic record linkage model that allows for missing data and the inclusion of auxiliary information. This includes functionalities to conduct a merge of two datasets under the Fellegi-Sunter model using the Expectation-Maximization algorithm. In addition, tools for preparing, adjusting, and summarizing data merges are included. The package implements methods described in Enamorado, Fifield, and Imai (2019) ”Using a Probabilistic Model to Assist Merging of Large-scale Administrative Records”, American Political Science Review and is available at &lt;http://imai.fas.harvard.edu/research/linkage.html&gt;.","genre":"R","license":"GPL (≥ 3)","source":"R-Packages","title":"fastLink: Fast Probabilistic Record Linkage with Missing Data","title-short":"fastLink","URL":"https://cran.r-project.org/package=fastLink","version":"0.6.0","author":[{"family":"Enamorado","given":"Ted"},{"family":"Fifield","given":"Ben"},{"family":"Imai","given":"Kosuke"}],"accessed":{"date-parts":[["2023",7,20]]},"issued":{"date-parts":[["2020",4,29]]},"citation-key":"enamoradoFastLinkFastProbabilistic2020"}}],"schema":"https://github.com/citation-style-language/schema/raw/master/csl-citation.json"} </w:instrText>
      </w:r>
      <w:r w:rsidRPr="000F7310">
        <w:fldChar w:fldCharType="separate"/>
      </w:r>
      <w:r w:rsidRPr="000F7310">
        <w:rPr>
          <w:rFonts w:ascii="Aptos" w:hAnsi="Aptos" w:cs="Times New Roman"/>
          <w:kern w:val="0"/>
          <w:vertAlign w:val="superscript"/>
        </w:rPr>
        <w:t>48</w:t>
      </w:r>
      <w:r w:rsidRPr="000F7310">
        <w:fldChar w:fldCharType="end"/>
      </w:r>
      <w:r w:rsidRPr="000F7310">
        <w:t xml:space="preserve">. Matching was performed within each set, followed by between-set matching. Matching utilized the patient’s name, date of birth, and street address. Within-set matching for MedStar records additionally included sex, which was absent in the APS records. </w:t>
      </w:r>
      <w:commentRangeStart w:id="6"/>
      <w:r w:rsidRPr="000F7310">
        <w:t>Pairs within a posterior probability range of 0.54-0.70 received additional verification of subject identifier assignments for the MedStar within-set matching.</w:t>
      </w:r>
      <w:commentRangeEnd w:id="6"/>
      <w:r w:rsidRPr="000F7310">
        <w:commentReference w:id="6"/>
      </w:r>
      <w:r w:rsidRPr="000F7310">
        <w:t xml:space="preserve"> Pairs with posterior probabilities of 0.20-0.70 and 0.45-0.90 received similar verification in the APS within-set and between-set matching, respectively. There were 4,654 subjects present in both the MedStar response and APS records across 19,733 EMS responses.</w:t>
      </w:r>
    </w:p>
    <w:p w:rsidRPr="000F7310" w:rsidR="000F7310" w:rsidP="000F7310" w:rsidRDefault="000F7310" w14:paraId="572F0602" w14:textId="77777777">
      <w:r w:rsidRPr="000F7310">
        <w:t>MedStar response and APS records were linked for analysis. APS Investigations were linked to MedStar responses via temporal linkage, with a temporal link defined as an open APS investigation within 30 days before or after the MedStar response for the same subject. When multiple APS Investigations were linked to a single MedStar response, dispositions were aggregated to reflect a status of “Valid” (at least one valid determination of EM), “Invalid” (at least one invalid determination of EM)”, “Unable to Determine” (at least one “unable to determine,” no valid or invalid determinations of EM), or “Other (Not Investigated)” (at least one “other,” no other determination types). APS Intakes were linked to MedStar responses via temporal linkage, with a temporal link defined as an APS intake within the 72-hour period following the MedStar response for the same subject. Reporter types of “Health Care Providers/Staff -- EMS/EMT” were considered to be explicitly EMS reporters, while the reporter types of "Health Care Providers/Staff" or "Other Providers" were considered to possibly refer to an EMS reporter.</w:t>
      </w:r>
    </w:p>
    <w:p w:rsidRPr="000F7310" w:rsidR="000F7310" w:rsidP="000F7310" w:rsidRDefault="000F7310" w14:paraId="42065CE2" w14:textId="77777777">
      <w:pPr>
        <w:pStyle w:val="Heading2"/>
      </w:pPr>
      <w:r w:rsidRPr="000F7310">
        <w:t>Analytic Methods</w:t>
      </w:r>
    </w:p>
    <w:p w:rsidRPr="000F7310" w:rsidR="000F7310" w:rsidP="000F7310" w:rsidRDefault="000F7310" w14:paraId="092621FF" w14:textId="79ECADF1">
      <w:r w:rsidRPr="000F7310">
        <w:t>All analyses were conducted with R version 4.4.1 ("Race for Your Life")</w:t>
      </w:r>
      <w:r w:rsidRPr="000F7310">
        <w:fldChar w:fldCharType="begin"/>
      </w:r>
      <w:r>
        <w:instrText xml:space="preserve"> ADDIN ZOTERO_ITEM CSL_CITATION {"citationID":"fekUFNT9","properties":{"formattedCitation":"\\super 49\\nosupersub{}","plainCitation":"49","noteIndex":0},"citationItems":[{"id":2667,"uris":["http://zotero.org/groups/5223435/items/H6N6A34G"],"itemData":{"id":2667,"type":"software","event-place":"Vienna Austria","publisher":"R Foundation for Statistical Computing","publisher-place":"Vienna Austria","title":"R: A language and environment for statistical computing","URL":"https://www.R-project.org","version":"4.2.2","author":[{"literal":"R Core Team"}],"issued":{"date-parts":[["2022"]]},"citation-key":"rcoreteamLanguageEnvironmentStatistical2022"}}],"schema":"https://github.com/citation-style-language/schema/raw/master/csl-citation.json"} </w:instrText>
      </w:r>
      <w:r w:rsidRPr="000F7310">
        <w:fldChar w:fldCharType="separate"/>
      </w:r>
      <w:r w:rsidRPr="000F7310">
        <w:rPr>
          <w:rFonts w:ascii="Aptos" w:hAnsi="Aptos" w:cs="Times New Roman"/>
          <w:kern w:val="0"/>
          <w:vertAlign w:val="superscript"/>
        </w:rPr>
        <w:t>49</w:t>
      </w:r>
      <w:r w:rsidRPr="000F7310">
        <w:fldChar w:fldCharType="end"/>
      </w:r>
      <w:r w:rsidRPr="000F7310">
        <w:t xml:space="preserve"> and related packages. Plots were created using the </w:t>
      </w:r>
      <w:r w:rsidRPr="000F7310">
        <w:rPr>
          <w:i/>
          <w:iCs/>
        </w:rPr>
        <w:t>ggplot2</w:t>
      </w:r>
      <w:r w:rsidRPr="000F7310">
        <w:fldChar w:fldCharType="begin"/>
      </w:r>
      <w:r>
        <w:instrText xml:space="preserve"> ADDIN ZOTERO_ITEM CSL_CITATION {"citationID":"c3sXK0P4","properties":{"formattedCitation":"\\super 50\\nosupersub{}","plainCitation":"50","noteIndex":0},"citationItems":[{"id":3373,"uris":["http://zotero.org/users/11765067/items/B3DXRXRP"],"itemData":{"id":3373,"type":"book","ISBN":"978-3-319-24277-4","note":"Citation Key: rpkg_ggplot2","publisher":"Springer-Verlag New York","title":"ggplot2: Elegant Graphics for Data Analysis","URL":"https://ggplot2.tidyverse.org","author":[{"family":"Wickham","given":"Hadley"}],"issued":{"date-parts":[["2016"]]},"citation-key":"rpkg_ggplot2"}}],"schema":"https://github.com/citation-style-language/schema/raw/master/csl-citation.json"} </w:instrText>
      </w:r>
      <w:r w:rsidRPr="000F7310">
        <w:fldChar w:fldCharType="separate"/>
      </w:r>
      <w:r w:rsidRPr="000F7310">
        <w:rPr>
          <w:rFonts w:ascii="Aptos" w:hAnsi="Aptos" w:cs="Times New Roman"/>
          <w:kern w:val="0"/>
          <w:vertAlign w:val="superscript"/>
        </w:rPr>
        <w:t>50</w:t>
      </w:r>
      <w:r w:rsidRPr="000F7310">
        <w:fldChar w:fldCharType="end"/>
      </w:r>
      <w:r w:rsidRPr="000F7310">
        <w:t xml:space="preserve"> and </w:t>
      </w:r>
      <w:r w:rsidRPr="000F7310">
        <w:rPr>
          <w:i/>
          <w:iCs/>
        </w:rPr>
        <w:t>patchwork</w:t>
      </w:r>
      <w:r w:rsidRPr="000F7310">
        <w:rPr>
          <w:i/>
          <w:iCs/>
        </w:rPr>
        <w:fldChar w:fldCharType="begin"/>
      </w:r>
      <w:r>
        <w:rPr>
          <w:i/>
          <w:iCs/>
        </w:rPr>
        <w:instrText xml:space="preserve"> ADDIN ZOTERO_ITEM CSL_CITATION {"citationID":"nzmiQYLZ","properties":{"formattedCitation":"\\super 51\\nosupersub{}","plainCitation":"51","noteIndex":0},"citationItems":[{"id":3536,"uris":["http://zotero.org/users/11765067/items/5HVCPHPT"],"itemData":{"id":3536,"type":"software","genre":"R","note":"Citation Key: rpkg_patchwork","title":"patchwork: The Composer of Plots","URL":"https://github.com/thomasp85/patchwork, https://patchwork.data-imaginist.com","version":"1.3.0.9000","author":[{"family":"Pedersen","given":"Thomas Lin"}],"issued":{"date-parts":[["2024"]]},"citation-key":"rpkg_patchwork"}}],"schema":"https://github.com/citation-style-language/schema/raw/master/csl-citation.json"} </w:instrText>
      </w:r>
      <w:r w:rsidRPr="000F7310">
        <w:rPr>
          <w:i/>
          <w:iCs/>
        </w:rPr>
        <w:fldChar w:fldCharType="separate"/>
      </w:r>
      <w:r w:rsidRPr="000F7310">
        <w:rPr>
          <w:rFonts w:ascii="Aptos" w:hAnsi="Aptos" w:cs="Times New Roman"/>
          <w:kern w:val="0"/>
          <w:vertAlign w:val="superscript"/>
        </w:rPr>
        <w:t>51</w:t>
      </w:r>
      <w:r w:rsidRPr="000F7310">
        <w:fldChar w:fldCharType="end"/>
      </w:r>
      <w:r w:rsidRPr="000F7310">
        <w:t xml:space="preserve"> R packages.</w:t>
      </w:r>
    </w:p>
    <w:p w:rsidRPr="000F7310" w:rsidR="000F7310" w:rsidP="000F7310" w:rsidRDefault="000F7310" w14:paraId="16F2E997" w14:textId="77777777">
      <w:r w:rsidRPr="000F7310">
        <w:t>For bivariate associations with our categorical outcomes, we utilized student t-test of means or Wilcoxon Rank-Sum testing for continuous predictors and Chi-square or Fisher’s Exact testing for independence for categorical predictors. Agreement was calculated with Cohen’s Kappa.</w:t>
      </w:r>
    </w:p>
    <w:p w:rsidRPr="000F7310" w:rsidR="000F7310" w:rsidP="000F7310" w:rsidRDefault="000F7310" w14:paraId="7FF7F0F0" w14:textId="77777777">
      <w:pPr>
        <w:pStyle w:val="Heading3"/>
      </w:pPr>
      <w:r w:rsidRPr="000F7310">
        <w:t>Subject demographics</w:t>
      </w:r>
    </w:p>
    <w:p w:rsidRPr="000F7310" w:rsidR="000F7310" w:rsidP="000F7310" w:rsidRDefault="000F7310" w14:paraId="65E31209" w14:textId="44566ED5">
      <w:r w:rsidRPr="000F7310">
        <w:t>We assessed the race, ethnicity, and sex composition of our study sample against the US 2020 Census data for Fort Worth</w:t>
      </w:r>
      <w:r w:rsidRPr="000F7310">
        <w:fldChar w:fldCharType="begin"/>
      </w:r>
      <w:r>
        <w:instrText xml:space="preserve"> ADDIN ZOTERO_ITEM CSL_CITATION {"citationID":"hEGUrdO9","properties":{"formattedCitation":"\\super 46\\nosupersub{}","plainCitation":"46","noteIndex":0},"citationItems":[{"id":907,"uris":["http://zotero.org/users/11765067/items/J6WK63Z8"],"itemData":{"id":907,"type":"webpage","abstract":"Frequently requested statistics for: Fort Worth city, Texas","container-title":"United States Census Bureau Quick Facts","language":"en","title":"Fort Worth city, Texas","title-short":"U.S. Census Bureau QuickFacts","URL":"https://www.census.gov/quickfacts/fact/table/fortworthcitytexas/POP060210","author":[{"literal":"United States Census Bureau"}],"accessed":{"date-parts":[["2023",7,20]]},"issued":{"date-parts":[["2021"]]},"citation-key":"unitedstatescensusbureauFortWorthCity2021"}}],"schema":"https://github.com/citation-style-language/schema/raw/master/csl-citation.json"} </w:instrText>
      </w:r>
      <w:r w:rsidRPr="000F7310">
        <w:fldChar w:fldCharType="separate"/>
      </w:r>
      <w:r w:rsidRPr="000F7310">
        <w:rPr>
          <w:rFonts w:ascii="Aptos" w:hAnsi="Aptos" w:cs="Times New Roman"/>
          <w:kern w:val="0"/>
          <w:vertAlign w:val="superscript"/>
        </w:rPr>
        <w:t>46</w:t>
      </w:r>
      <w:r w:rsidRPr="000F7310">
        <w:fldChar w:fldCharType="end"/>
      </w:r>
      <w:r w:rsidRPr="000F7310">
        <w:t xml:space="preserve"> to assess the repetitiveness of our sample against the background population. We assessed the bivariate associations between our demographic variables and DETECT screening performance, DETECT tool response patterns, DETECT screening result, the presence of a matched APS Intake, and the presence of an APS determination of at least one valid allegation of EM for an investigation open within 30 days of the screening. </w:t>
      </w:r>
    </w:p>
    <w:p w:rsidRPr="000F7310" w:rsidR="000F7310" w:rsidP="000F7310" w:rsidRDefault="000F7310" w14:paraId="5337BE02" w14:textId="77777777">
      <w:pPr>
        <w:pStyle w:val="Heading3"/>
      </w:pPr>
      <w:r w:rsidRPr="000F7310">
        <w:t>Screening tool use</w:t>
      </w:r>
    </w:p>
    <w:p w:rsidRPr="000F7310" w:rsidR="000F7310" w:rsidP="000F7310" w:rsidRDefault="000F7310" w14:paraId="1C812B4B" w14:textId="77777777">
      <w:r w:rsidRPr="000F7310">
        <w:t>To evaluate the use of the DETECT screening tool, we calculated the proportion of eligible older adults screened. We also calculated the number and proportion of positive DETECT screenings, DETECT tool recorded indicators of intent to place an APS report, and DETECT screenings with a matching record in the APS investigations data. Agreement was calculated between DETECT-recorded intent to report and the presence of a matching APS report.</w:t>
      </w:r>
    </w:p>
    <w:p w:rsidRPr="000F7310" w:rsidR="000F7310" w:rsidP="000F7310" w:rsidRDefault="000F7310" w14:paraId="2266AA8C" w14:textId="77777777">
      <w:pPr>
        <w:pStyle w:val="Heading3"/>
      </w:pPr>
      <w:r w:rsidRPr="000F7310">
        <w:t>Screening item response patterns</w:t>
      </w:r>
    </w:p>
    <w:p w:rsidR="000F7310" w:rsidP="000F7310" w:rsidRDefault="000F7310" w14:paraId="57A98F94" w14:textId="1E432F61">
      <w:r w:rsidRPr="000F7310">
        <w:t>We calculated the response patterns of all 14 DETECT screening items. These items were designed to address elder mistreatment indicators frequently encountered by medics across 8 domains</w:t>
      </w:r>
      <w:r w:rsidRPr="000F7310">
        <w:fldChar w:fldCharType="begin"/>
      </w:r>
      <w:r>
        <w:instrText xml:space="preserve"> ADDIN ZOTERO_ITEM CSL_CITATION {"citationID":"jAB2Mayx","properties":{"formattedCitation":"\\super 29\\nosupersub{}","plainCitation":"29","noteIndex":0},"citationItems":[{"id":915,"uris":["http://zotero.org/users/11765067/items/FSWYJSZV"],"itemData":{"id":915,"type":"article-journal","abstract":"To develop a screening tool to enhance elder abuse and neglect detection and reporting rates among emergency medical technicians (EMTs). Our primary aim was to identify the most salient indicators of elder abuse and neglect for potential inclusion on a screening tool. We also sought to identify practical elements of the tool that would optimize EMT uptake and use in the field, such as format, length and number of items, and types of response options available.","container-title":"BMC Emergency Medicine","DOI":"10.1186/s12873-016-0084-3","ISSN":"1471-227X","issue":"1","journalAbbreviation":"BMC Emergency Medicine","page":"19","source":"BioMed Central","title":"Towards the development of a screening tool to enhance the detection of elder abuse and neglect by emergency medical technicians (EMTs): a qualitative study","title-short":"Towards the development of a screening tool to enhance the detection of elder abuse and neglect by emergency medical technicians (EMTs)","volume":"16","author":[{"family":"Cannell","given":"M. Brad"},{"family":"Jetelina","given":"Katelyn K."},{"family":"Zavadsky","given":"Matt"},{"family":"Gonzalez","given":"Jennifer M. Reingle"}],"issued":{"date-parts":[["2016",6,1]]},"citation-key":"cannellDevelopmentScreeningTool2016"}}],"schema":"https://github.com/citation-style-language/schema/raw/master/csl-citation.json"} </w:instrText>
      </w:r>
      <w:r w:rsidRPr="000F7310">
        <w:fldChar w:fldCharType="separate"/>
      </w:r>
      <w:r w:rsidRPr="000F7310">
        <w:rPr>
          <w:rFonts w:ascii="Aptos" w:hAnsi="Aptos" w:cs="Times New Roman"/>
          <w:kern w:val="0"/>
          <w:vertAlign w:val="superscript"/>
        </w:rPr>
        <w:t>29</w:t>
      </w:r>
      <w:r w:rsidRPr="000F7310">
        <w:fldChar w:fldCharType="end"/>
      </w:r>
      <w:r w:rsidRPr="000F7310">
        <w:t xml:space="preserve">. </w:t>
      </w:r>
      <w:commentRangeStart w:id="7"/>
      <w:r w:rsidRPr="000F7310">
        <w:t xml:space="preserve">Each item allowed the response options of “Yes,” “No,” “Unable to Assess,” and “N/A” (Not Applicable). </w:t>
      </w:r>
      <w:commentRangeEnd w:id="7"/>
      <w:r w:rsidRPr="000F7310">
        <w:commentReference w:id="7"/>
      </w:r>
      <w:r w:rsidRPr="000F7310">
        <w:t>We calculated the number and percent of screenings in which each potential response was observed for each screening item, and the number and percent of screenings in which a “Yes” response for a given item was the only “Yes” response on the screening. A comparative analysis of response patterns against our original 5-week pilot test was performed with Chi-Square test for independence.</w:t>
      </w:r>
    </w:p>
    <w:p w:rsidR="00D14046" w:rsidP="00D14046" w:rsidRDefault="00D14046" w14:paraId="64D9BC88" w14:textId="77777777"/>
    <w:p w:rsidRPr="000F7310" w:rsidR="000F7310" w:rsidP="000F7310" w:rsidRDefault="000F7310" w14:paraId="1EF60EFD" w14:textId="14539076">
      <w:pPr>
        <w:pStyle w:val="Heading3"/>
      </w:pPr>
      <w:r w:rsidRPr="000F7310">
        <w:t>Validation</w:t>
      </w:r>
    </w:p>
    <w:p w:rsidRPr="000F7310" w:rsidR="000F7310" w:rsidP="000F7310" w:rsidRDefault="000F7310" w14:paraId="60A9BACD" w14:textId="77777777">
      <w:r w:rsidRPr="000F7310">
        <w:t>Agreement was calculated to determine the concordance between positive DETECT screening and at least one valid determination of EM in temporally linked APS Investigations. Subjects absent from the APS data were considered to be negative for APS determination status. Analyses were repeated to determine the sensitivity to the omission of subjects absent from the APS data and our method of APS Investigation linkage.</w:t>
      </w:r>
    </w:p>
    <w:p w:rsidRPr="000F7310" w:rsidR="000F7310" w:rsidP="000F7310" w:rsidRDefault="000F7310" w14:paraId="6A7041D5" w14:textId="77777777">
      <w:r w:rsidRPr="000F7310">
        <w:t xml:space="preserve">The Committee for the Protection of Human Subjects at the University of Texas Health Science Center approved this project. Complete information regarding the definitions of terms </w:t>
      </w:r>
      <w:r w:rsidRPr="000F7310">
        <w:t>used in APS investigations, analytic methods, additional results, and statistical programming code are available at https://github.com/brad-cannell/detect_fu_interviews_public.</w:t>
      </w:r>
    </w:p>
    <w:p w:rsidR="004273B9" w:rsidP="00ED536E" w:rsidRDefault="004273B9" w14:paraId="040077F2" w14:textId="77777777"/>
    <w:p w:rsidRPr="000F7310" w:rsidR="004273B9" w:rsidP="000F7310" w:rsidRDefault="004273B9" w14:paraId="06CD8C3C" w14:textId="373E84EB">
      <w:pPr>
        <w:pStyle w:val="Heading1"/>
      </w:pPr>
      <w:r w:rsidRPr="000F7310">
        <w:t>Results</w:t>
      </w:r>
    </w:p>
    <w:p w:rsidR="004273B9" w:rsidP="004B1A8B" w:rsidRDefault="00D14046" w14:paraId="6F62213B" w14:textId="52E94C7D">
      <w:pPr>
        <w:pStyle w:val="Heading2"/>
      </w:pPr>
      <w:r>
        <w:t>Procedural feasibility</w:t>
      </w:r>
    </w:p>
    <w:p w:rsidR="004B1A8B" w:rsidP="004B1A8B" w:rsidRDefault="004B1A8B" w14:paraId="23563F0C" w14:textId="3546D8D0">
      <w:r>
        <w:t>During the study, MedStar medics responded to 92,114 eligible 911 calls for adults aged 65 and older at their residence.</w:t>
      </w:r>
      <w:commentRangeStart w:id="8"/>
      <w:r>
        <w:t xml:space="preserve"> Screening completion rates were 100% after the second month of the study, resulting in 92,086 DETECT Screenings (99.98%).</w:t>
      </w:r>
      <w:commentRangeEnd w:id="8"/>
      <w:r w:rsidR="00AA35DD">
        <w:rPr>
          <w:rStyle w:val="CommentReference"/>
        </w:rPr>
        <w:commentReference w:id="8"/>
      </w:r>
    </w:p>
    <w:p w:rsidR="00334C84" w:rsidP="00334C84" w:rsidRDefault="00334C84" w14:paraId="7A1EDEBA" w14:textId="5D9108BB">
      <w:pPr>
        <w:pStyle w:val="Heading2"/>
      </w:pPr>
      <w:r>
        <w:t>Fidelity to screening and reporting frequency</w:t>
      </w:r>
    </w:p>
    <w:p w:rsidR="00E349F8" w:rsidP="00AA35DD" w:rsidRDefault="00334C84" w14:paraId="50F1BC62" w14:textId="414D871D">
      <w:r>
        <w:t xml:space="preserve">Figure 1 illustrates the steps involved in the screening and reporting procedures used by MedStar medics during the study. </w:t>
      </w:r>
      <w:r w:rsidR="00AA35DD">
        <w:t>Only 3,681 of the completed DETECT screenings (</w:t>
      </w:r>
      <w:r w:rsidR="00E349F8">
        <w:t>4.00</w:t>
      </w:r>
      <w:r w:rsidR="00AA35DD">
        <w:t>%) were positive</w:t>
      </w:r>
      <w:r>
        <w:t xml:space="preserve"> (i.</w:t>
      </w:r>
      <w:r w:rsidR="00AA35DD">
        <w:t>e. a medic selected a “Yes” response to at least one screening item</w:t>
      </w:r>
      <w:r>
        <w:t xml:space="preserve">). </w:t>
      </w:r>
      <w:r w:rsidR="00E349F8">
        <w:t xml:space="preserve">Of these, only 1,285 (34.91%) indicated positive intent to report, with 540 (42.02%) matched to an APS Intake with an EMS reporter. Of note, 13 (0.01%) of the 88,405 negative DETECT screenings included a positive intent to report, with 2 (15.39%) matched to an APS Intake with an </w:t>
      </w:r>
      <w:commentRangeStart w:id="9"/>
      <w:r w:rsidR="00E349F8">
        <w:t>EMS reporter</w:t>
      </w:r>
      <w:commentRangeEnd w:id="9"/>
      <w:r w:rsidR="002A35DC">
        <w:rPr>
          <w:rStyle w:val="CommentReference"/>
        </w:rPr>
        <w:commentReference w:id="9"/>
      </w:r>
      <w:r w:rsidR="00E349F8">
        <w:t>.</w:t>
      </w:r>
    </w:p>
    <w:p w:rsidR="00E349F8" w:rsidP="00E349F8" w:rsidRDefault="00E349F8" w14:paraId="1DCE5384" w14:textId="77777777">
      <w:pPr>
        <w:pStyle w:val="TableandFigureHeadings"/>
      </w:pPr>
      <w:r w:rsidRPr="00D14046">
        <w:rPr>
          <w:rStyle w:val="IntenseEmphasis"/>
          <w:i w:val="0"/>
          <w:iCs w:val="0"/>
          <w:color w:val="auto"/>
        </w:rPr>
        <w:t>Figure 1: A flow diagram illustrating the DETECT study screening and reporting procedures</w:t>
      </w:r>
    </w:p>
    <w:p w:rsidRPr="000F7310" w:rsidR="00E349F8" w:rsidP="00E349F8" w:rsidRDefault="00E349F8" w14:paraId="0F66B191" w14:textId="77777777">
      <w:commentRangeStart w:id="10"/>
      <w:r>
        <w:rPr>
          <w:noProof/>
        </w:rPr>
        <w:drawing>
          <wp:inline distT="0" distB="0" distL="0" distR="0" wp14:anchorId="0CF6D929" wp14:editId="74F5A0C8">
            <wp:extent cx="5943600" cy="4568825"/>
            <wp:effectExtent l="0" t="0" r="0" b="3175"/>
            <wp:docPr id="481975194"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2675" name="Picture 2" descr="A diagram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568825"/>
                    </a:xfrm>
                    <a:prstGeom prst="rect">
                      <a:avLst/>
                    </a:prstGeom>
                  </pic:spPr>
                </pic:pic>
              </a:graphicData>
            </a:graphic>
          </wp:inline>
        </w:drawing>
      </w:r>
      <w:commentRangeEnd w:id="10"/>
      <w:r>
        <w:rPr>
          <w:rStyle w:val="CommentReference"/>
        </w:rPr>
        <w:commentReference w:id="10"/>
      </w:r>
    </w:p>
    <w:p w:rsidR="00E349F8" w:rsidP="002A35DC" w:rsidRDefault="00E349F8" w14:paraId="71B6CD82" w14:textId="77777777">
      <w:pPr>
        <w:ind w:firstLine="0"/>
      </w:pPr>
    </w:p>
    <w:p w:rsidR="002A35DC" w:rsidP="002A35DC" w:rsidRDefault="002A35DC" w14:paraId="2C26115F" w14:textId="3C1AB9BF">
      <w:pPr>
        <w:pStyle w:val="Heading2"/>
      </w:pPr>
      <w:r>
        <w:t>Screening item response patterns</w:t>
      </w:r>
    </w:p>
    <w:p w:rsidR="002A35DC" w:rsidP="008D2B03" w:rsidRDefault="002A35DC" w14:paraId="30C07FBB" w14:textId="22A7A95E">
      <w:r>
        <w:t xml:space="preserve">Complete details about the response patterns for each individual screening item are given in Table 1. </w:t>
      </w:r>
      <w:r>
        <w:t>The four caregiver items</w:t>
      </w:r>
      <w:r w:rsidR="008D2B03">
        <w:t xml:space="preserve"> (items 11-14)</w:t>
      </w:r>
      <w:r>
        <w:t xml:space="preserve"> were the only items that were not routinely completed at every screening, with an average completion rate of 68.36%.</w:t>
      </w:r>
      <w:r w:rsidR="008D2B03">
        <w:t xml:space="preserve"> </w:t>
      </w:r>
      <w:r>
        <w:t>“Yes” responses were selected for the individual screening items between 306 and 1,671 times, with an average frequency of 1.04%. The item with the highest percentage of “Yes” responses (</w:t>
      </w:r>
      <w:r w:rsidR="008D2B03">
        <w:t>1.81</w:t>
      </w:r>
      <w:r>
        <w:t xml:space="preserve">%) was item number </w:t>
      </w:r>
      <w:r w:rsidR="008D2B03">
        <w:t>2</w:t>
      </w:r>
      <w:r>
        <w:t xml:space="preserve"> — “</w:t>
      </w:r>
      <w:r w:rsidRPr="008D2B03" w:rsidR="008D2B03">
        <w:t>Inside of the home is in extreme disarray or there is hoarding</w:t>
      </w:r>
      <w:r>
        <w:t>”. The item with the lowest percentage of “Yes” responses (</w:t>
      </w:r>
      <w:r w:rsidR="008D2B03">
        <w:t>0.42</w:t>
      </w:r>
      <w:r>
        <w:t>%) was item</w:t>
      </w:r>
      <w:r w:rsidR="008D2B03">
        <w:t xml:space="preserve"> number 9 — “</w:t>
      </w:r>
      <w:r w:rsidRPr="008D2B03" w:rsidR="008D2B03">
        <w:t>Does the patient or older adult appear to be hoarding or saving old medications?</w:t>
      </w:r>
      <w:r w:rsidR="008D2B03">
        <w:t>”</w:t>
      </w:r>
      <w:r>
        <w:t xml:space="preserve"> </w:t>
      </w:r>
    </w:p>
    <w:p w:rsidR="00E349F8" w:rsidP="00AA35DD" w:rsidRDefault="00E349F8" w14:paraId="17FDDA4C" w14:textId="77777777"/>
    <w:p w:rsidR="00E349F8" w:rsidP="00AA35DD" w:rsidRDefault="00E349F8" w14:paraId="6E17B02B" w14:textId="77777777"/>
    <w:p w:rsidR="002A35DC" w:rsidP="00AA35DD" w:rsidRDefault="002A35DC" w14:paraId="06210ADD" w14:textId="77777777"/>
    <w:p w:rsidR="002A35DC" w:rsidP="00AA35DD" w:rsidRDefault="002A35DC" w14:paraId="70CEE107" w14:textId="77777777"/>
    <w:p w:rsidR="002A35DC" w:rsidP="002A35DC" w:rsidRDefault="002A35DC" w14:paraId="3514B64E" w14:textId="77777777">
      <w:pPr>
        <w:pStyle w:val="TableandFigureHeadings"/>
      </w:pPr>
      <w:r>
        <w:t>Table 2: Response patterns for each of the 14 DETECT screening items.</w:t>
      </w:r>
    </w:p>
    <w:tbl>
      <w:tblPr>
        <w:tblW w:w="0" w:type="auto"/>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3510"/>
        <w:gridCol w:w="1320"/>
        <w:gridCol w:w="1080"/>
        <w:gridCol w:w="1125"/>
        <w:gridCol w:w="1140"/>
        <w:gridCol w:w="1125"/>
      </w:tblGrid>
      <w:tr w:rsidRPr="00D14046" w:rsidR="002A35DC" w:rsidTr="002509E6" w14:paraId="759B05C2" w14:textId="77777777">
        <w:trPr>
          <w:trHeight w:val="300"/>
        </w:trPr>
        <w:tc>
          <w:tcPr>
            <w:tcW w:w="3510" w:type="dxa"/>
            <w:vMerge w:val="restart"/>
            <w:tcBorders>
              <w:top w:val="single" w:color="auto" w:sz="6" w:space="0"/>
              <w:left w:val="single" w:color="auto" w:sz="6" w:space="0"/>
              <w:bottom w:val="single" w:color="auto" w:sz="6" w:space="0"/>
              <w:right w:val="single" w:color="auto" w:sz="6" w:space="0"/>
            </w:tcBorders>
            <w:shd w:val="clear" w:color="auto" w:fill="auto"/>
            <w:vAlign w:val="bottom"/>
            <w:hideMark/>
          </w:tcPr>
          <w:p w:rsidRPr="00D14046" w:rsidR="002A35DC" w:rsidP="002509E6" w:rsidRDefault="002A35DC" w14:paraId="76A29D4F"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Screening Item </w:t>
            </w:r>
          </w:p>
        </w:tc>
        <w:tc>
          <w:tcPr>
            <w:tcW w:w="1320" w:type="dxa"/>
            <w:tcBorders>
              <w:top w:val="single" w:color="auto" w:sz="6" w:space="0"/>
              <w:left w:val="single" w:color="auto" w:sz="6" w:space="0"/>
              <w:bottom w:val="single" w:color="auto" w:sz="6" w:space="0"/>
              <w:right w:val="single" w:color="auto" w:sz="6" w:space="0"/>
            </w:tcBorders>
            <w:shd w:val="clear" w:color="auto" w:fill="auto"/>
            <w:vAlign w:val="bottom"/>
            <w:hideMark/>
          </w:tcPr>
          <w:p w:rsidRPr="00D14046" w:rsidR="002A35DC" w:rsidP="002509E6" w:rsidRDefault="002A35DC" w14:paraId="5779CAC5" w14:textId="7457A7CF">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Completed</w:t>
            </w:r>
            <w:r>
              <w:rPr>
                <w:rStyle w:val="FootnoteReference"/>
                <w:rFonts w:ascii="Aptos" w:hAnsi="Aptos" w:eastAsia="Times New Roman" w:cs="Times New Roman"/>
                <w:kern w:val="0"/>
                <w:sz w:val="20"/>
                <w:szCs w:val="20"/>
                <w14:ligatures w14:val="none"/>
              </w:rPr>
              <w:footnoteReference w:id="1"/>
            </w:r>
            <w:r w:rsidRPr="00D14046">
              <w:rPr>
                <w:rFonts w:ascii="Aptos" w:hAnsi="Aptos" w:eastAsia="Times New Roman" w:cs="Times New Roman"/>
                <w:kern w:val="0"/>
                <w:sz w:val="20"/>
                <w:szCs w:val="20"/>
                <w14:ligatures w14:val="none"/>
              </w:rPr>
              <w:t> </w:t>
            </w:r>
          </w:p>
        </w:tc>
        <w:tc>
          <w:tcPr>
            <w:tcW w:w="1080" w:type="dxa"/>
            <w:tcBorders>
              <w:top w:val="single" w:color="auto" w:sz="6" w:space="0"/>
              <w:left w:val="single" w:color="auto" w:sz="6" w:space="0"/>
              <w:bottom w:val="single" w:color="auto" w:sz="6" w:space="0"/>
              <w:right w:val="single" w:color="auto" w:sz="6" w:space="0"/>
            </w:tcBorders>
            <w:shd w:val="clear" w:color="auto" w:fill="auto"/>
            <w:vAlign w:val="bottom"/>
            <w:hideMark/>
          </w:tcPr>
          <w:p w:rsidRPr="00D14046" w:rsidR="002A35DC" w:rsidP="002509E6" w:rsidRDefault="002A35DC" w14:paraId="7664D722" w14:textId="64989C24">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Yes</w:t>
            </w:r>
            <w:bookmarkStart w:name="_Ref195095867" w:id="11"/>
            <w:r>
              <w:rPr>
                <w:rStyle w:val="FootnoteReference"/>
                <w:rFonts w:ascii="Aptos" w:hAnsi="Aptos" w:eastAsia="Times New Roman" w:cs="Times New Roman"/>
                <w:kern w:val="0"/>
                <w:sz w:val="20"/>
                <w:szCs w:val="20"/>
                <w14:ligatures w14:val="none"/>
              </w:rPr>
              <w:footnoteReference w:id="2"/>
            </w:r>
            <w:bookmarkEnd w:id="11"/>
          </w:p>
        </w:tc>
        <w:tc>
          <w:tcPr>
            <w:tcW w:w="1125" w:type="dxa"/>
            <w:tcBorders>
              <w:top w:val="single" w:color="auto" w:sz="6" w:space="0"/>
              <w:left w:val="single" w:color="auto" w:sz="6" w:space="0"/>
              <w:bottom w:val="single" w:color="auto" w:sz="6" w:space="0"/>
              <w:right w:val="single" w:color="auto" w:sz="6" w:space="0"/>
            </w:tcBorders>
            <w:shd w:val="clear" w:color="auto" w:fill="auto"/>
            <w:vAlign w:val="bottom"/>
            <w:hideMark/>
          </w:tcPr>
          <w:p w:rsidRPr="00D14046" w:rsidR="002A35DC" w:rsidP="002509E6" w:rsidRDefault="002A35DC" w14:paraId="159E1EF4" w14:textId="2412BF7F">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No</w:t>
            </w:r>
            <w:r w:rsidRPr="002A35DC">
              <w:rPr>
                <w:rFonts w:ascii="Aptos" w:hAnsi="Aptos" w:eastAsia="Times New Roman" w:cs="Times New Roman"/>
                <w:kern w:val="0"/>
                <w:sz w:val="20"/>
                <w:szCs w:val="20"/>
                <w:vertAlign w:val="superscript"/>
                <w14:ligatures w14:val="none"/>
              </w:rPr>
              <w:fldChar w:fldCharType="begin"/>
            </w:r>
            <w:r w:rsidRPr="002A35DC">
              <w:rPr>
                <w:rFonts w:ascii="Aptos" w:hAnsi="Aptos" w:eastAsia="Times New Roman" w:cs="Times New Roman"/>
                <w:kern w:val="0"/>
                <w:sz w:val="20"/>
                <w:szCs w:val="20"/>
                <w:vertAlign w:val="superscript"/>
                <w14:ligatures w14:val="none"/>
              </w:rPr>
              <w:instrText xml:space="preserve"> NOTEREF _Ref195095867 \h </w:instrText>
            </w:r>
            <w:r w:rsidRPr="002A35DC">
              <w:rPr>
                <w:rFonts w:ascii="Aptos" w:hAnsi="Aptos" w:eastAsia="Times New Roman" w:cs="Times New Roman"/>
                <w:kern w:val="0"/>
                <w:sz w:val="20"/>
                <w:szCs w:val="20"/>
                <w:vertAlign w:val="superscript"/>
                <w14:ligatures w14:val="none"/>
              </w:rPr>
            </w:r>
            <w:r>
              <w:rPr>
                <w:rFonts w:ascii="Aptos" w:hAnsi="Aptos" w:eastAsia="Times New Roman" w:cs="Times New Roman"/>
                <w:kern w:val="0"/>
                <w:sz w:val="20"/>
                <w:szCs w:val="20"/>
                <w:vertAlign w:val="superscript"/>
                <w14:ligatures w14:val="none"/>
              </w:rPr>
              <w:instrText xml:space="preserve"> \* MERGEFORMAT </w:instrText>
            </w:r>
            <w:r w:rsidRPr="002A35DC">
              <w:rPr>
                <w:rFonts w:ascii="Aptos" w:hAnsi="Aptos" w:eastAsia="Times New Roman" w:cs="Times New Roman"/>
                <w:kern w:val="0"/>
                <w:sz w:val="20"/>
                <w:szCs w:val="20"/>
                <w:vertAlign w:val="superscript"/>
                <w14:ligatures w14:val="none"/>
              </w:rPr>
              <w:fldChar w:fldCharType="separate"/>
            </w:r>
            <w:r w:rsidRPr="002A35DC">
              <w:rPr>
                <w:rFonts w:ascii="Aptos" w:hAnsi="Aptos" w:eastAsia="Times New Roman" w:cs="Times New Roman"/>
                <w:kern w:val="0"/>
                <w:sz w:val="20"/>
                <w:szCs w:val="20"/>
                <w:vertAlign w:val="superscript"/>
                <w14:ligatures w14:val="none"/>
              </w:rPr>
              <w:t>2</w:t>
            </w:r>
            <w:r w:rsidRPr="002A35DC">
              <w:rPr>
                <w:rFonts w:ascii="Aptos" w:hAnsi="Aptos" w:eastAsia="Times New Roman" w:cs="Times New Roman"/>
                <w:kern w:val="0"/>
                <w:sz w:val="20"/>
                <w:szCs w:val="20"/>
                <w:vertAlign w:val="superscript"/>
                <w14:ligatures w14:val="none"/>
              </w:rPr>
              <w:fldChar w:fldCharType="end"/>
            </w:r>
          </w:p>
        </w:tc>
        <w:tc>
          <w:tcPr>
            <w:tcW w:w="1140" w:type="dxa"/>
            <w:tcBorders>
              <w:top w:val="single" w:color="auto" w:sz="6" w:space="0"/>
              <w:left w:val="single" w:color="auto" w:sz="6" w:space="0"/>
              <w:bottom w:val="single" w:color="auto" w:sz="6" w:space="0"/>
              <w:right w:val="single" w:color="auto" w:sz="6" w:space="0"/>
            </w:tcBorders>
            <w:shd w:val="clear" w:color="auto" w:fill="auto"/>
            <w:vAlign w:val="bottom"/>
            <w:hideMark/>
          </w:tcPr>
          <w:p w:rsidRPr="00D14046" w:rsidR="002A35DC" w:rsidP="002509E6" w:rsidRDefault="002A35DC" w14:paraId="6E1623D2" w14:textId="76245AB6">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18"/>
                <w:szCs w:val="18"/>
                <w14:ligatures w14:val="none"/>
              </w:rPr>
              <w:t>Unable to Assess (UTA)</w:t>
            </w:r>
            <w:r w:rsidRPr="002A35DC">
              <w:rPr>
                <w:rFonts w:ascii="Aptos" w:hAnsi="Aptos" w:eastAsia="Times New Roman" w:cs="Times New Roman"/>
                <w:kern w:val="0"/>
                <w:sz w:val="20"/>
                <w:szCs w:val="20"/>
                <w:vertAlign w:val="superscript"/>
                <w14:ligatures w14:val="none"/>
              </w:rPr>
              <w:t xml:space="preserve"> </w:t>
            </w:r>
            <w:r w:rsidRPr="002A35DC">
              <w:rPr>
                <w:rFonts w:ascii="Aptos" w:hAnsi="Aptos" w:eastAsia="Times New Roman" w:cs="Times New Roman"/>
                <w:kern w:val="0"/>
                <w:sz w:val="20"/>
                <w:szCs w:val="20"/>
                <w:vertAlign w:val="superscript"/>
                <w14:ligatures w14:val="none"/>
              </w:rPr>
              <w:fldChar w:fldCharType="begin"/>
            </w:r>
            <w:r w:rsidRPr="002A35DC">
              <w:rPr>
                <w:rFonts w:ascii="Aptos" w:hAnsi="Aptos" w:eastAsia="Times New Roman" w:cs="Times New Roman"/>
                <w:kern w:val="0"/>
                <w:sz w:val="20"/>
                <w:szCs w:val="20"/>
                <w:vertAlign w:val="superscript"/>
                <w14:ligatures w14:val="none"/>
              </w:rPr>
              <w:instrText xml:space="preserve"> NOTEREF _Ref195095867 \h </w:instrText>
            </w:r>
            <w:r w:rsidRPr="002A35DC">
              <w:rPr>
                <w:rFonts w:ascii="Aptos" w:hAnsi="Aptos" w:eastAsia="Times New Roman" w:cs="Times New Roman"/>
                <w:kern w:val="0"/>
                <w:sz w:val="20"/>
                <w:szCs w:val="20"/>
                <w:vertAlign w:val="superscript"/>
                <w14:ligatures w14:val="none"/>
              </w:rPr>
            </w:r>
            <w:r>
              <w:rPr>
                <w:rFonts w:ascii="Aptos" w:hAnsi="Aptos" w:eastAsia="Times New Roman" w:cs="Times New Roman"/>
                <w:kern w:val="0"/>
                <w:sz w:val="20"/>
                <w:szCs w:val="20"/>
                <w:vertAlign w:val="superscript"/>
                <w14:ligatures w14:val="none"/>
              </w:rPr>
              <w:instrText xml:space="preserve"> \* MERGEFORMAT </w:instrText>
            </w:r>
            <w:r w:rsidRPr="002A35DC">
              <w:rPr>
                <w:rFonts w:ascii="Aptos" w:hAnsi="Aptos" w:eastAsia="Times New Roman" w:cs="Times New Roman"/>
                <w:kern w:val="0"/>
                <w:sz w:val="20"/>
                <w:szCs w:val="20"/>
                <w:vertAlign w:val="superscript"/>
                <w14:ligatures w14:val="none"/>
              </w:rPr>
              <w:fldChar w:fldCharType="separate"/>
            </w:r>
            <w:r w:rsidRPr="002A35DC">
              <w:rPr>
                <w:rFonts w:ascii="Aptos" w:hAnsi="Aptos" w:eastAsia="Times New Roman" w:cs="Times New Roman"/>
                <w:kern w:val="0"/>
                <w:sz w:val="20"/>
                <w:szCs w:val="20"/>
                <w:vertAlign w:val="superscript"/>
                <w14:ligatures w14:val="none"/>
              </w:rPr>
              <w:t>2</w:t>
            </w:r>
            <w:r w:rsidRPr="002A35DC">
              <w:rPr>
                <w:rFonts w:ascii="Aptos" w:hAnsi="Aptos" w:eastAsia="Times New Roman" w:cs="Times New Roman"/>
                <w:kern w:val="0"/>
                <w:sz w:val="20"/>
                <w:szCs w:val="20"/>
                <w:vertAlign w:val="superscript"/>
                <w14:ligatures w14:val="none"/>
              </w:rPr>
              <w:fldChar w:fldCharType="end"/>
            </w:r>
            <w:r w:rsidRPr="00D14046">
              <w:rPr>
                <w:rFonts w:ascii="Aptos" w:hAnsi="Aptos" w:eastAsia="Times New Roman" w:cs="Times New Roman"/>
                <w:kern w:val="0"/>
                <w:sz w:val="20"/>
                <w:szCs w:val="20"/>
                <w14:ligatures w14:val="none"/>
              </w:rPr>
              <w:t> </w:t>
            </w:r>
          </w:p>
        </w:tc>
        <w:tc>
          <w:tcPr>
            <w:tcW w:w="1125" w:type="dxa"/>
            <w:tcBorders>
              <w:top w:val="single" w:color="auto" w:sz="6" w:space="0"/>
              <w:left w:val="single" w:color="auto" w:sz="6" w:space="0"/>
              <w:bottom w:val="single" w:color="auto" w:sz="6" w:space="0"/>
              <w:right w:val="single" w:color="auto" w:sz="6" w:space="0"/>
            </w:tcBorders>
            <w:shd w:val="clear" w:color="auto" w:fill="auto"/>
            <w:vAlign w:val="bottom"/>
            <w:hideMark/>
          </w:tcPr>
          <w:p w:rsidRPr="00D14046" w:rsidR="002A35DC" w:rsidP="002509E6" w:rsidRDefault="002A35DC" w14:paraId="62691D6F" w14:textId="3281F002">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Yes – Only Yes</w:t>
            </w:r>
            <w:r>
              <w:rPr>
                <w:rStyle w:val="FootnoteReference"/>
                <w:rFonts w:ascii="Aptos" w:hAnsi="Aptos" w:eastAsia="Times New Roman" w:cs="Times New Roman"/>
                <w:kern w:val="0"/>
                <w:sz w:val="20"/>
                <w:szCs w:val="20"/>
                <w14:ligatures w14:val="none"/>
              </w:rPr>
              <w:footnoteReference w:id="3"/>
            </w:r>
          </w:p>
        </w:tc>
      </w:tr>
      <w:tr w:rsidRPr="00D14046" w:rsidR="002A35DC" w:rsidTr="002509E6" w14:paraId="0E897D0D" w14:textId="77777777">
        <w:trPr>
          <w:trHeight w:val="300"/>
        </w:trPr>
        <w:tc>
          <w:tcPr>
            <w:tcW w:w="0" w:type="auto"/>
            <w:vMerge/>
            <w:tcBorders>
              <w:top w:val="single" w:color="auto" w:sz="6" w:space="0"/>
              <w:left w:val="single" w:color="auto" w:sz="6" w:space="0"/>
              <w:bottom w:val="single" w:color="auto" w:sz="6" w:space="0"/>
              <w:right w:val="single" w:color="auto" w:sz="6" w:space="0"/>
            </w:tcBorders>
            <w:shd w:val="clear" w:color="auto" w:fill="auto"/>
            <w:vAlign w:val="center"/>
            <w:hideMark/>
          </w:tcPr>
          <w:p w:rsidRPr="00D14046" w:rsidR="002A35DC" w:rsidP="002509E6" w:rsidRDefault="002A35DC" w14:paraId="5738ECE5" w14:textId="77777777">
            <w:pPr>
              <w:spacing w:line="240" w:lineRule="auto"/>
              <w:ind w:firstLine="0"/>
              <w:rPr>
                <w:rFonts w:ascii="Times New Roman" w:hAnsi="Times New Roman" w:eastAsia="Times New Roman" w:cs="Times New Roman"/>
                <w:kern w:val="0"/>
                <w:sz w:val="24"/>
                <w:szCs w:val="24"/>
                <w14:ligatures w14:val="none"/>
              </w:rPr>
            </w:pPr>
          </w:p>
        </w:tc>
        <w:tc>
          <w:tcPr>
            <w:tcW w:w="132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D14046" w:rsidR="002A35DC" w:rsidP="002509E6" w:rsidRDefault="002A35DC" w14:paraId="3DE4EC20"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N (%) </w:t>
            </w:r>
          </w:p>
        </w:tc>
        <w:tc>
          <w:tcPr>
            <w:tcW w:w="108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D14046" w:rsidR="002A35DC" w:rsidP="002509E6" w:rsidRDefault="002A35DC" w14:paraId="124366C9"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N (%) </w:t>
            </w:r>
          </w:p>
        </w:tc>
        <w:tc>
          <w:tcPr>
            <w:tcW w:w="112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D14046" w:rsidR="002A35DC" w:rsidP="002509E6" w:rsidRDefault="002A35DC" w14:paraId="3ECAFAB8"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N (%) </w:t>
            </w:r>
          </w:p>
        </w:tc>
        <w:tc>
          <w:tcPr>
            <w:tcW w:w="11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D14046" w:rsidR="002A35DC" w:rsidP="002509E6" w:rsidRDefault="002A35DC" w14:paraId="0C014C8C"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N (%) </w:t>
            </w:r>
          </w:p>
        </w:tc>
        <w:tc>
          <w:tcPr>
            <w:tcW w:w="112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D14046" w:rsidR="002A35DC" w:rsidP="002509E6" w:rsidRDefault="002A35DC" w14:paraId="28E25953"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N (%) </w:t>
            </w:r>
          </w:p>
        </w:tc>
      </w:tr>
      <w:tr w:rsidRPr="00D14046" w:rsidR="002A35DC" w:rsidTr="002509E6" w14:paraId="5D8D9C13"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B8F2288"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Unusual odor (e.g., urine, feces)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D2C87D5"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92,086 (100.00%)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063DAB5"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1,658 (1.80%)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51CA33E9"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85,986 (93.38%)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55364989"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4,442 (4.82%)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1EAFE915"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255 (15.38%) </w:t>
            </w:r>
          </w:p>
        </w:tc>
      </w:tr>
      <w:tr w:rsidRPr="00D14046" w:rsidR="002A35DC" w:rsidTr="002509E6" w14:paraId="59740BDC"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1CA96FC1" w14:textId="77777777">
            <w:pPr>
              <w:spacing w:line="240" w:lineRule="auto"/>
              <w:ind w:firstLine="0"/>
              <w:textAlignment w:val="baseline"/>
              <w:rPr>
                <w:rFonts w:ascii="Times New Roman" w:hAnsi="Times New Roman" w:eastAsia="Times New Roman" w:cs="Times New Roman"/>
                <w:kern w:val="0"/>
                <w:sz w:val="24"/>
                <w:szCs w:val="24"/>
                <w14:ligatures w14:val="none"/>
              </w:rPr>
            </w:pPr>
            <w:bookmarkStart w:name="_Hlk195095989" w:id="12"/>
            <w:r w:rsidRPr="00D14046">
              <w:rPr>
                <w:rFonts w:ascii="Aptos" w:hAnsi="Aptos" w:eastAsia="Times New Roman" w:cs="Times New Roman"/>
                <w:kern w:val="0"/>
                <w:sz w:val="20"/>
                <w:szCs w:val="20"/>
                <w14:ligatures w14:val="none"/>
              </w:rPr>
              <w:t>Inside of the home is in extreme disarray or there is hoarding </w:t>
            </w:r>
            <w:bookmarkEnd w:id="12"/>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2B30F357"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92,085 (100.00%)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FF41B3D"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1,671 (1.81%)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22C5A357"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81,375 (88.37%)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13181295"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9,039 (9.82%)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1D8D86AB"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250 (14.96%) </w:t>
            </w:r>
          </w:p>
        </w:tc>
      </w:tr>
      <w:tr w:rsidRPr="00D14046" w:rsidR="002A35DC" w:rsidTr="002509E6" w14:paraId="75D6106B"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53F7EA89"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Living environment poses a health or safety concern (e.g., fire hazard, insect or rodent infestation, or urine or feces present)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68ED6E05"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92,086 (100.00%)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7A2B75D"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1,613 (1.75%)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38616D29"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80,937 (87.89%)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CA599D6"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9,536 (10.36%)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80B5559"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94 (5.83%) </w:t>
            </w:r>
          </w:p>
        </w:tc>
      </w:tr>
      <w:tr w:rsidRPr="00D14046" w:rsidR="002A35DC" w:rsidTr="002509E6" w14:paraId="3575D2AD"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3040D7F3"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Is the patient or older adult isolated in the home?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2A96184"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92,086 (100.00%)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70ECF6E"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776 (0.84%)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E389DEF"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91,310 (99.16%)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2D0F8DC0"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0 (0%)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8BDD3DE"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45 (5.80%) </w:t>
            </w:r>
          </w:p>
        </w:tc>
      </w:tr>
      <w:tr w:rsidRPr="00D14046" w:rsidR="002A35DC" w:rsidTr="002509E6" w14:paraId="72D1D620"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4200753"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Does the patient or older adult have poor personal hygiene (including soiled in urine or feces)?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5BC5B1C6"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92,086 (100.00%)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A41E2BA"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1,519 (1.65%)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5CA3E5B1"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90,567 (98.35%)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16AF9544"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0 (0%)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68FDFCA3"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69 (4.54%) </w:t>
            </w:r>
          </w:p>
        </w:tc>
      </w:tr>
      <w:tr w:rsidRPr="00D14046" w:rsidR="002A35DC" w:rsidTr="002509E6" w14:paraId="1ED1AA11"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7106C74"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Is the patient or older adult inadequately clothed or wearing dirty, torn, or soiled clothing?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C1D8E75"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92,085 (100.00%)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24EF0322"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1,266 (1.37%)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0580706"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90,819 (98.63%)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C121239"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0 (0%)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6C51F284"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52 (4.11%) </w:t>
            </w:r>
          </w:p>
        </w:tc>
      </w:tr>
      <w:tr w:rsidRPr="00D14046" w:rsidR="002A35DC" w:rsidTr="002509E6" w14:paraId="70DA7DD4"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6C76083E"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Does the patient or older adult have unmet needs for assistance with eating, toileting, transferring, dressing, or bathing?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72729F7"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92,086 (100.00%)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4818A87"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1,243 (1.35%)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8AC0D72"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90,843 (98.65%)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B8CB54A"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0 (0%)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6013C0DB"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41 (3.30%) </w:t>
            </w:r>
          </w:p>
        </w:tc>
      </w:tr>
      <w:tr w:rsidRPr="00D14046" w:rsidR="002A35DC" w:rsidTr="002509E6" w14:paraId="2D0FA1DC"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91A19EB"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Does the patient or older adult appear depressed, anxious, or emotionally distressed for reasons other than their immediate medical condition?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960EF10"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92,086 (100.00%)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26C0167A"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673 (0.73%)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322AFBBF"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91,413 (99.27%)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3608956B"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0 (0%)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2590B35"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95 (14.12%) </w:t>
            </w:r>
          </w:p>
        </w:tc>
      </w:tr>
      <w:tr w:rsidRPr="00D14046" w:rsidR="002A35DC" w:rsidTr="002509E6" w14:paraId="2E59A9F2"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BC131D7" w14:textId="77777777">
            <w:pPr>
              <w:spacing w:line="240" w:lineRule="auto"/>
              <w:ind w:firstLine="0"/>
              <w:textAlignment w:val="baseline"/>
              <w:rPr>
                <w:rFonts w:ascii="Times New Roman" w:hAnsi="Times New Roman" w:eastAsia="Times New Roman" w:cs="Times New Roman"/>
                <w:kern w:val="0"/>
                <w:sz w:val="24"/>
                <w:szCs w:val="24"/>
                <w14:ligatures w14:val="none"/>
              </w:rPr>
            </w:pPr>
            <w:bookmarkStart w:name="_Hlk195095936" w:id="13"/>
            <w:r w:rsidRPr="00D14046">
              <w:rPr>
                <w:rFonts w:ascii="Aptos" w:hAnsi="Aptos" w:eastAsia="Times New Roman" w:cs="Times New Roman"/>
                <w:kern w:val="0"/>
                <w:sz w:val="20"/>
                <w:szCs w:val="20"/>
                <w14:ligatures w14:val="none"/>
              </w:rPr>
              <w:t>Does the patient or older adult appear to be hoarding or saving old medications? </w:t>
            </w:r>
            <w:bookmarkEnd w:id="13"/>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DA1E96F"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92,086 (100.00%)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5785297B"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390 (0.42%)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2A952B93"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72,724 (78.97%)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37B582B7"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18,972 (20.60%)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96477ED"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44 (11.28%) </w:t>
            </w:r>
          </w:p>
        </w:tc>
      </w:tr>
      <w:tr w:rsidRPr="00D14046" w:rsidR="002A35DC" w:rsidTr="002509E6" w14:paraId="35F7B89A"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0D98381"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Does the patient or older adult have difficulties taking their prescribed medications as directed?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396B67D"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92,086 (100.00%)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7E3D650"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1,011 (1.10%)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AA1B378"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91,075 (98.90%)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286EFEE7"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0 (0%)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535A495"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98 (9.69%) </w:t>
            </w:r>
          </w:p>
        </w:tc>
      </w:tr>
      <w:tr w:rsidRPr="00D14046" w:rsidR="002A35DC" w:rsidTr="002509E6" w14:paraId="49772F5D"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B71C8EE"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If caregiver is present, they appear to lack knowledge of the patient or older adult’s medical needs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57363C42"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62,211 (67.56%)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56B29C19"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538 (0.86%)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1D1B490B"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61,673 (99.14%)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3ACDFC4B"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0 (0%)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B54A629"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66 (12.27%) </w:t>
            </w:r>
          </w:p>
        </w:tc>
      </w:tr>
      <w:tr w:rsidRPr="00D14046" w:rsidR="002A35DC" w:rsidTr="002509E6" w14:paraId="42078A7E"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C60CCA9"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If caregiver is present, they appear unengaged and inattentive in caring for the patient or older adult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28987358"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63,197 (68.63%)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B8DCBDC"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333 (0.53%)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9D2AF69"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62,864 (99.47%)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2A0059D"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0 (0%)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0045A44"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18 (5.41%) </w:t>
            </w:r>
          </w:p>
        </w:tc>
      </w:tr>
      <w:tr w:rsidRPr="00D14046" w:rsidR="002A35DC" w:rsidTr="002509E6" w14:paraId="2540AADE"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3658C88F"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If caregiver is present, they appear frustrated, tired, angry, or burdened by the patient or older adult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0712F3EA"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63,185 (68.62%)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7D2402F0"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397 (0.63%)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6991B476"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62,788 (99.37%)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15C4F5B3"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0 (0%)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40129DE8"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56 (14.11%) </w:t>
            </w:r>
          </w:p>
        </w:tc>
      </w:tr>
      <w:tr w:rsidRPr="00D14046" w:rsidR="002A35DC" w:rsidTr="002509E6" w14:paraId="0B603A2F" w14:textId="77777777">
        <w:trPr>
          <w:trHeight w:val="300"/>
        </w:trPr>
        <w:tc>
          <w:tcPr>
            <w:tcW w:w="351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3CE7DB78" w14:textId="77777777">
            <w:pPr>
              <w:spacing w:line="240" w:lineRule="auto"/>
              <w:ind w:firstLine="0"/>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If caregiver is present, they appear overly concerned (e.g., anxious, hovering) </w:t>
            </w:r>
          </w:p>
        </w:tc>
        <w:tc>
          <w:tcPr>
            <w:tcW w:w="132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25DB55C0"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63,219 (68.65%) </w:t>
            </w:r>
          </w:p>
        </w:tc>
        <w:tc>
          <w:tcPr>
            <w:tcW w:w="108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6A756157"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306 (0.48%)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34244875"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62,913 (99.52%)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6EFC8206"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0 (0%) </w:t>
            </w:r>
          </w:p>
        </w:tc>
        <w:tc>
          <w:tcPr>
            <w:tcW w:w="1125" w:type="dxa"/>
            <w:tcBorders>
              <w:top w:val="single" w:color="auto" w:sz="6" w:space="0"/>
              <w:left w:val="single" w:color="auto" w:sz="6" w:space="0"/>
              <w:bottom w:val="single" w:color="auto" w:sz="6" w:space="0"/>
              <w:right w:val="single" w:color="auto" w:sz="6" w:space="0"/>
            </w:tcBorders>
            <w:shd w:val="clear" w:color="auto" w:fill="auto"/>
            <w:hideMark/>
          </w:tcPr>
          <w:p w:rsidRPr="00D14046" w:rsidR="002A35DC" w:rsidP="002509E6" w:rsidRDefault="002A35DC" w14:paraId="681511FE" w14:textId="77777777">
            <w:pPr>
              <w:spacing w:line="240" w:lineRule="auto"/>
              <w:ind w:firstLine="0"/>
              <w:jc w:val="center"/>
              <w:textAlignment w:val="baseline"/>
              <w:rPr>
                <w:rFonts w:ascii="Times New Roman" w:hAnsi="Times New Roman" w:eastAsia="Times New Roman" w:cs="Times New Roman"/>
                <w:kern w:val="0"/>
                <w:sz w:val="24"/>
                <w:szCs w:val="24"/>
                <w14:ligatures w14:val="none"/>
              </w:rPr>
            </w:pPr>
            <w:r w:rsidRPr="00D14046">
              <w:rPr>
                <w:rFonts w:ascii="Aptos" w:hAnsi="Aptos" w:eastAsia="Times New Roman" w:cs="Times New Roman"/>
                <w:kern w:val="0"/>
                <w:sz w:val="20"/>
                <w:szCs w:val="20"/>
                <w14:ligatures w14:val="none"/>
              </w:rPr>
              <w:t>53 (17.32%) </w:t>
            </w:r>
          </w:p>
        </w:tc>
      </w:tr>
    </w:tbl>
    <w:p w:rsidR="002A35DC" w:rsidP="00AA35DD" w:rsidRDefault="002A35DC" w14:paraId="31E53E27" w14:textId="77777777"/>
    <w:p w:rsidR="008D2B03" w:rsidP="008D2B03" w:rsidRDefault="008D2B03" w14:paraId="44CE5167" w14:textId="6EF5E9AB">
      <w:pPr>
        <w:pStyle w:val="Heading3"/>
      </w:pPr>
      <w:r w:rsidR="008D2B03">
        <w:rPr/>
        <w:t>Medic use of the “APS Report Number”</w:t>
      </w:r>
      <w:r w:rsidR="3D4E235C">
        <w:rPr/>
        <w:t xml:space="preserve"> field</w:t>
      </w:r>
      <w:r w:rsidR="008D2B03">
        <w:rPr/>
        <w:t xml:space="preserve"> as a comment box </w:t>
      </w:r>
    </w:p>
    <w:p w:rsidR="002A35DC" w:rsidP="00BB65A7" w:rsidRDefault="008D2B03" w14:paraId="616CA1FF" w14:textId="272F60E1">
      <w:r>
        <w:t>MedStar medics periodically utilized the “APS Report Number” field of the DETECT tool to record comments</w:t>
      </w:r>
      <w:r>
        <w:t xml:space="preserve"> (</w:t>
      </w:r>
      <w:r w:rsidR="00E026BE">
        <w:t>N = 236, 0.26% of screenings</w:t>
      </w:r>
      <w:r>
        <w:t>)</w:t>
      </w:r>
      <w:r>
        <w:t xml:space="preserve">. While </w:t>
      </w:r>
      <w:r w:rsidR="00E026BE">
        <w:t>many comments</w:t>
      </w:r>
      <w:r>
        <w:t xml:space="preserve"> involved recording the name and ID number of the APS staff member they spoke to for their intake</w:t>
      </w:r>
      <w:r w:rsidR="00E026BE">
        <w:t xml:space="preserve"> (N = 58, 24.58% of comments)</w:t>
      </w:r>
      <w:r>
        <w:t xml:space="preserve">, </w:t>
      </w:r>
      <w:r>
        <w:t>medics also included comments reporting their belief that APS was already aware of the situation (</w:t>
      </w:r>
      <w:r w:rsidR="00E026BE">
        <w:t xml:space="preserve">N = 105, </w:t>
      </w:r>
      <w:r>
        <w:t xml:space="preserve"> </w:t>
      </w:r>
      <w:r w:rsidR="00E026BE">
        <w:t>44.49%</w:t>
      </w:r>
      <w:r w:rsidR="00F331A2">
        <w:t xml:space="preserve"> of comments</w:t>
      </w:r>
      <w:r>
        <w:t>)</w:t>
      </w:r>
      <w:r w:rsidR="00E026BE">
        <w:t>, that APS was either on scene or had called EMS (N = 53, 22.03%</w:t>
      </w:r>
      <w:r w:rsidR="00F331A2">
        <w:t xml:space="preserve"> of comments</w:t>
      </w:r>
      <w:r w:rsidR="00E026BE">
        <w:t>),</w:t>
      </w:r>
      <w:r w:rsidR="00F331A2">
        <w:t xml:space="preserve"> </w:t>
      </w:r>
      <w:r w:rsidR="00E026BE">
        <w:t>that</w:t>
      </w:r>
      <w:r>
        <w:t xml:space="preserve"> another party</w:t>
      </w:r>
      <w:r w:rsidR="00F331A2">
        <w:t>—most frequently hospital staff, police, or fire department personnel—</w:t>
      </w:r>
      <w:r w:rsidR="00E026BE">
        <w:t xml:space="preserve">would make an APS report (N = 17, </w:t>
      </w:r>
      <w:r w:rsidR="00F331A2">
        <w:t>7.20% of comments), or a belief that the situation did not require further intervention (N = 13, 5.51% of comments).</w:t>
      </w:r>
    </w:p>
    <w:p w:rsidR="008D2B03" w:rsidP="008D2B03" w:rsidRDefault="008D2B03" w14:paraId="4BC9ADE6" w14:textId="2105B2D9">
      <w:pPr>
        <w:pStyle w:val="Heading3"/>
      </w:pPr>
      <w:commentRangeStart w:id="14"/>
      <w:r>
        <w:t>Validation</w:t>
      </w:r>
      <w:commentRangeEnd w:id="14"/>
      <w:r w:rsidR="00BB65A7">
        <w:rPr>
          <w:rStyle w:val="CommentReference"/>
          <w:b w:val="0"/>
          <w:bCs w:val="0"/>
        </w:rPr>
        <w:commentReference w:id="14"/>
      </w:r>
    </w:p>
    <w:p w:rsidR="00BB65A7" w:rsidP="00BB65A7" w:rsidRDefault="00BB65A7" w14:paraId="2C3E4CA7" w14:textId="77777777">
      <w:r>
        <w:t xml:space="preserve">DETECT screening result (positive or negative) demonstrated a moderate agreement with medic recorded intent to report (Cohen’s kappa = 0.506) and fair agreement with the presence of a matched APS Intake with an </w:t>
      </w:r>
      <w:commentRangeStart w:id="15"/>
      <w:r>
        <w:t xml:space="preserve">EMS reporter </w:t>
      </w:r>
      <w:commentRangeEnd w:id="15"/>
      <w:r>
        <w:rPr>
          <w:rStyle w:val="CommentReference"/>
        </w:rPr>
        <w:commentReference w:id="15"/>
      </w:r>
      <w:r>
        <w:t xml:space="preserve">(Cohen’s kappa = 0.228). </w:t>
      </w:r>
      <w:commentRangeStart w:id="16"/>
      <w:r>
        <w:t>Results of DETECT screenings with a matched APS Investigation (N = 6,153) demonstrated no agreement beyond chance with the presence of at least one valid determination of EM (Cohen’s Kappa = 0.064).</w:t>
      </w:r>
      <w:commentRangeEnd w:id="16"/>
      <w:r>
        <w:rPr>
          <w:rStyle w:val="CommentReference"/>
        </w:rPr>
        <w:commentReference w:id="16"/>
      </w:r>
      <w:r>
        <w:t xml:space="preserve"> </w:t>
      </w:r>
    </w:p>
    <w:p w:rsidR="00E349F8" w:rsidP="00BB65A7" w:rsidRDefault="00BB65A7" w14:paraId="1619842D" w14:textId="17077C61">
      <w:r>
        <w:t xml:space="preserve">Figure 2 illustrates the outcomes determined by matching to APS Investigation determinations. </w:t>
      </w:r>
      <w:r w:rsidR="00B5730A">
        <w:t xml:space="preserve">Of the 3,681 positive DETECT screenings, we were able to match 1,423 (38.66%) to at least one APS Investigation open within 30 days of the EMS response, of which 1,214 (85.37%) had at least one valid determination of EM. We were also able to match 4,730 of the 88,405 negative DETECT screenings (5.35%), of which 3,488 (73.74%) had at least one valid determination of EM.  </w:t>
      </w:r>
    </w:p>
    <w:p w:rsidRPr="00D14046" w:rsidR="00E349F8" w:rsidP="00E349F8" w:rsidRDefault="00E349F8" w14:paraId="6BF066B8" w14:textId="46B95D1C">
      <w:pPr>
        <w:pStyle w:val="TableandFigureHeadings"/>
      </w:pPr>
      <w:r w:rsidRPr="00D14046">
        <w:rPr>
          <w:rStyle w:val="IntenseEmphasis"/>
          <w:i w:val="0"/>
          <w:iCs w:val="0"/>
          <w:color w:val="auto"/>
        </w:rPr>
        <w:t xml:space="preserve">Figure </w:t>
      </w:r>
      <w:r w:rsidR="002A35DC">
        <w:rPr>
          <w:rStyle w:val="IntenseEmphasis"/>
          <w:i w:val="0"/>
          <w:iCs w:val="0"/>
          <w:color w:val="auto"/>
        </w:rPr>
        <w:t>2</w:t>
      </w:r>
      <w:r w:rsidRPr="00D14046">
        <w:rPr>
          <w:rStyle w:val="IntenseEmphasis"/>
          <w:i w:val="0"/>
          <w:iCs w:val="0"/>
          <w:color w:val="auto"/>
        </w:rPr>
        <w:t xml:space="preserve">: A flow diagram illustrating the DETECT study </w:t>
      </w:r>
      <w:r w:rsidR="002A35DC">
        <w:rPr>
          <w:rStyle w:val="IntenseEmphasis"/>
          <w:i w:val="0"/>
          <w:iCs w:val="0"/>
          <w:color w:val="auto"/>
        </w:rPr>
        <w:t>screening outcomes</w:t>
      </w:r>
    </w:p>
    <w:p w:rsidR="00D14046" w:rsidP="00BB65A7" w:rsidRDefault="00E349F8" w14:paraId="3C7F875C" w14:textId="4E70B969">
      <w:commentRangeStart w:id="17"/>
      <w:r>
        <w:rPr>
          <w:noProof/>
        </w:rPr>
        <w:drawing>
          <wp:inline distT="0" distB="0" distL="0" distR="0" wp14:anchorId="10864CA3" wp14:editId="0B36BCD8">
            <wp:extent cx="5943600" cy="4551045"/>
            <wp:effectExtent l="0" t="0" r="0" b="1905"/>
            <wp:docPr id="199797529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75292" name="Picture 1"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551045"/>
                    </a:xfrm>
                    <a:prstGeom prst="rect">
                      <a:avLst/>
                    </a:prstGeom>
                  </pic:spPr>
                </pic:pic>
              </a:graphicData>
            </a:graphic>
          </wp:inline>
        </w:drawing>
      </w:r>
      <w:commentRangeEnd w:id="17"/>
      <w:r>
        <w:rPr>
          <w:rStyle w:val="CommentReference"/>
        </w:rPr>
        <w:commentReference w:id="17"/>
      </w:r>
      <w:commentRangeStart w:id="18"/>
      <w:commentRangeEnd w:id="18"/>
      <w:r>
        <w:rPr>
          <w:rStyle w:val="CommentReference"/>
        </w:rPr>
        <w:commentReference w:id="18"/>
      </w:r>
    </w:p>
    <w:p w:rsidRPr="00BB65A7" w:rsidR="00BB65A7" w:rsidP="00BB65A7" w:rsidRDefault="00BB65A7" w14:paraId="79C12562" w14:textId="77777777"/>
    <w:p w:rsidR="004273B9" w:rsidP="000F7310" w:rsidRDefault="004273B9" w14:paraId="20A3856A" w14:textId="5585CB95">
      <w:pPr>
        <w:pStyle w:val="Heading1"/>
      </w:pPr>
      <w:r>
        <w:t>Discussion</w:t>
      </w:r>
    </w:p>
    <w:p w:rsidR="004273B9" w:rsidP="15F56E0B" w:rsidRDefault="004273B9" w14:paraId="31651135" w14:textId="3D96E832">
      <w:pPr>
        <w:ind w:firstLine="0"/>
      </w:pPr>
      <w:r w:rsidR="2ADC0B66">
        <w:rPr/>
        <w:t>Discussion Outline:</w:t>
      </w:r>
    </w:p>
    <w:p w:rsidR="6EAD2E6B" w:rsidP="15F56E0B" w:rsidRDefault="6EAD2E6B" w14:paraId="08DB2C88" w14:textId="4B8CD18E">
      <w:pPr>
        <w:pStyle w:val="ListParagraph"/>
        <w:numPr>
          <w:ilvl w:val="0"/>
          <w:numId w:val="4"/>
        </w:numPr>
        <w:rPr>
          <w:sz w:val="22"/>
          <w:szCs w:val="22"/>
        </w:rPr>
      </w:pPr>
      <w:r w:rsidRPr="15F56E0B" w:rsidR="6EAD2E6B">
        <w:rPr>
          <w:sz w:val="22"/>
          <w:szCs w:val="22"/>
        </w:rPr>
        <w:t>Percentage of completed screenings &amp; feasibility of completion</w:t>
      </w:r>
    </w:p>
    <w:p w:rsidR="6EAD2E6B" w:rsidP="15F56E0B" w:rsidRDefault="6EAD2E6B" w14:paraId="6C91B722" w14:textId="32000C44">
      <w:pPr>
        <w:pStyle w:val="ListParagraph"/>
        <w:numPr>
          <w:ilvl w:val="0"/>
          <w:numId w:val="4"/>
        </w:numPr>
        <w:rPr>
          <w:sz w:val="22"/>
          <w:szCs w:val="22"/>
        </w:rPr>
      </w:pPr>
      <w:r w:rsidRPr="15F56E0B" w:rsidR="6EAD2E6B">
        <w:rPr>
          <w:sz w:val="22"/>
          <w:szCs w:val="22"/>
        </w:rPr>
        <w:t>Was the tool carried out as intended? Post validation rule- was there evidence of pencil whipping?</w:t>
      </w:r>
    </w:p>
    <w:p w:rsidR="77B6BCD1" w:rsidP="15F56E0B" w:rsidRDefault="77B6BCD1" w14:paraId="2FD59859" w14:textId="094BAB81">
      <w:pPr>
        <w:pStyle w:val="ListParagraph"/>
        <w:numPr>
          <w:ilvl w:val="0"/>
          <w:numId w:val="4"/>
        </w:numPr>
        <w:suppressLineNumbers w:val="0"/>
        <w:bidi w:val="0"/>
        <w:spacing w:before="0" w:beforeAutospacing="off" w:after="0" w:afterAutospacing="off" w:line="360" w:lineRule="auto"/>
        <w:ind w:left="1080" w:right="0" w:hanging="360"/>
        <w:jc w:val="left"/>
        <w:rPr>
          <w:sz w:val="22"/>
          <w:szCs w:val="22"/>
        </w:rPr>
      </w:pPr>
      <w:r w:rsidRPr="15F56E0B" w:rsidR="77B6BCD1">
        <w:rPr>
          <w:sz w:val="22"/>
          <w:szCs w:val="22"/>
        </w:rPr>
        <w:t xml:space="preserve">If intent to report was </w:t>
      </w:r>
      <w:r w:rsidRPr="15F56E0B" w:rsidR="77B6BCD1">
        <w:rPr>
          <w:sz w:val="22"/>
          <w:szCs w:val="22"/>
        </w:rPr>
        <w:t>indicated</w:t>
      </w:r>
      <w:r w:rsidRPr="15F56E0B" w:rsidR="77B6BCD1">
        <w:rPr>
          <w:sz w:val="22"/>
          <w:szCs w:val="22"/>
        </w:rPr>
        <w:t>, then</w:t>
      </w:r>
      <w:r w:rsidRPr="15F56E0B" w:rsidR="1D4092F2">
        <w:rPr>
          <w:sz w:val="22"/>
          <w:szCs w:val="22"/>
        </w:rPr>
        <w:t xml:space="preserve"> there was a high chance that there was a match to an APS investigation &amp; there is a significant chance that </w:t>
      </w:r>
      <w:r w:rsidRPr="15F56E0B" w:rsidR="10E6FB9B">
        <w:rPr>
          <w:sz w:val="22"/>
          <w:szCs w:val="22"/>
        </w:rPr>
        <w:t>negative screening, no intent to report did not match an APS investigation</w:t>
      </w:r>
    </w:p>
    <w:p w:rsidR="10E6FB9B" w:rsidP="15F56E0B" w:rsidRDefault="10E6FB9B" w14:paraId="4D1A4D41" w14:textId="066C6CEA">
      <w:pPr>
        <w:pStyle w:val="ListParagraph"/>
        <w:numPr>
          <w:ilvl w:val="0"/>
          <w:numId w:val="4"/>
        </w:numPr>
        <w:suppressLineNumbers w:val="0"/>
        <w:bidi w:val="0"/>
        <w:spacing w:before="0" w:beforeAutospacing="off" w:after="0" w:afterAutospacing="off" w:line="360" w:lineRule="auto"/>
        <w:ind w:left="1080" w:right="0" w:hanging="360"/>
        <w:jc w:val="left"/>
        <w:rPr>
          <w:sz w:val="22"/>
          <w:szCs w:val="22"/>
        </w:rPr>
      </w:pPr>
      <w:r w:rsidRPr="15F56E0B" w:rsidR="10E6FB9B">
        <w:rPr>
          <w:sz w:val="22"/>
          <w:szCs w:val="22"/>
        </w:rPr>
        <w:t>BUT,</w:t>
      </w:r>
      <w:r w:rsidRPr="15F56E0B" w:rsidR="10E6FB9B">
        <w:rPr>
          <w:sz w:val="22"/>
          <w:szCs w:val="22"/>
        </w:rPr>
        <w:t xml:space="preserve"> does that mean that there is no abuse occurring?</w:t>
      </w:r>
    </w:p>
    <w:p w:rsidR="004273B9" w:rsidP="000F7310" w:rsidRDefault="004273B9" w14:paraId="009A6C78" w14:textId="22A1B9E3">
      <w:pPr>
        <w:pStyle w:val="Heading1"/>
      </w:pPr>
      <w:r>
        <w:t>Conclusion</w:t>
      </w:r>
    </w:p>
    <w:p w:rsidR="004273B9" w:rsidRDefault="004273B9" w14:paraId="68B390AF" w14:textId="4BC26AC1">
      <w:r>
        <w:br w:type="page"/>
      </w:r>
    </w:p>
    <w:p w:rsidR="004273B9" w:rsidP="000F7310" w:rsidRDefault="004273B9" w14:paraId="7C865E81" w14:textId="1051FE81">
      <w:pPr>
        <w:pStyle w:val="Heading1"/>
      </w:pPr>
      <w:r>
        <w:t>References</w:t>
      </w:r>
    </w:p>
    <w:p w:rsidR="0054226B" w:rsidP="0054226B" w:rsidRDefault="00BB65A7" w14:paraId="084AA929" w14:textId="77777777">
      <w:pPr>
        <w:pStyle w:val="Bibliography"/>
      </w:pPr>
      <w:r>
        <w:fldChar w:fldCharType="begin"/>
      </w:r>
      <w:r w:rsidR="0054226B">
        <w:instrText xml:space="preserve"> ADDIN ZOTERO_BIBL {"uncited":[],"omitted":[],"custom":[]} CSL_BIBLIOGRAPHY </w:instrText>
      </w:r>
      <w:r>
        <w:fldChar w:fldCharType="separate"/>
      </w:r>
      <w:r w:rsidR="0054226B">
        <w:t>1.</w:t>
      </w:r>
      <w:r w:rsidR="0054226B">
        <w:tab/>
      </w:r>
      <w:r w:rsidR="0054226B">
        <w:t>CDC. About Abuse of Older Persons. January 31, 2025. Accessed April 9, 2025. https://www.cdc.gov/elder-abuse/about/index.html</w:t>
      </w:r>
    </w:p>
    <w:p w:rsidR="0054226B" w:rsidP="0054226B" w:rsidRDefault="0054226B" w14:paraId="33484D08" w14:textId="77777777">
      <w:pPr>
        <w:pStyle w:val="Bibliography"/>
      </w:pPr>
      <w:r>
        <w:t>2.</w:t>
      </w:r>
      <w:r>
        <w:tab/>
      </w:r>
      <w:r>
        <w:t xml:space="preserve">National Research Council (US) Panel to Review Risk and Prevalence of Elder Abuse and Neglect. </w:t>
      </w:r>
      <w:r>
        <w:rPr>
          <w:i/>
          <w:iCs/>
        </w:rPr>
        <w:t>Elder Mistreatment: Abuse, Neglect, and Exploitation in an Aging America</w:t>
      </w:r>
      <w:r>
        <w:t>. (Bonnie RJ, Wallace RB, eds.). National Academies Press (US); 2003. Accessed August 14, 2023. http://www.ncbi.nlm.nih.gov/books/NBK98802/</w:t>
      </w:r>
    </w:p>
    <w:p w:rsidR="0054226B" w:rsidP="0054226B" w:rsidRDefault="0054226B" w14:paraId="77BFFC27" w14:textId="77777777">
      <w:pPr>
        <w:pStyle w:val="Bibliography"/>
      </w:pPr>
      <w:r>
        <w:t>3.</w:t>
      </w:r>
      <w:r>
        <w:tab/>
      </w:r>
      <w:r>
        <w:t xml:space="preserve">Connolly MT, Brandi B, Breckman R. </w:t>
      </w:r>
      <w:r>
        <w:rPr>
          <w:i/>
          <w:iCs/>
        </w:rPr>
        <w:t>The Elder Justice Roadmap: A Stakeholder Initaitive to Respond to an Emerging Health, Justice, Financial, and Social Crisis</w:t>
      </w:r>
      <w:r>
        <w:t>. US Department of Justice, National Center on Elder Abuse; 2014. Accessed August 14, 2023. https://www.google.com/url?sa=t&amp;rct=j&amp;q=&amp;esrc=s&amp;source=web&amp;cd=&amp;ved=2ahUKEwi6t8_oyOGAAxWmnGoFHVTLD8sQFnoECBAQAQ&amp;url=https%3A%2F%2Fwww.justice.gov%2Ffile%2F852856%2Fdownload&amp;usg=AOvVaw0q1gacI4F7_rliJ5iy2BOI&amp;opi=89978449</w:t>
      </w:r>
    </w:p>
    <w:p w:rsidR="0054226B" w:rsidP="0054226B" w:rsidRDefault="0054226B" w14:paraId="1B39529D" w14:textId="77777777">
      <w:pPr>
        <w:pStyle w:val="Bibliography"/>
      </w:pPr>
      <w:r>
        <w:t>4.</w:t>
      </w:r>
      <w:r>
        <w:tab/>
      </w:r>
      <w:r>
        <w:t xml:space="preserve">Lachs MS, Pillemer KA. Elder Abuse. Campion E, ed. </w:t>
      </w:r>
      <w:r>
        <w:rPr>
          <w:i/>
          <w:iCs/>
        </w:rPr>
        <w:t>N Engl J Med</w:t>
      </w:r>
      <w:r>
        <w:t>. 2015;373(20):1947-1956. doi:10.1056/NEJMra1404688</w:t>
      </w:r>
    </w:p>
    <w:p w:rsidR="0054226B" w:rsidP="0054226B" w:rsidRDefault="0054226B" w14:paraId="012320FD" w14:textId="77777777">
      <w:pPr>
        <w:pStyle w:val="Bibliography"/>
      </w:pPr>
      <w:r>
        <w:t>5.</w:t>
      </w:r>
      <w:r>
        <w:tab/>
      </w:r>
      <w:r>
        <w:t>Texas Department of Family and Protective Services. Texas Adult Protective Services Handbook: 3200 Allegations. April 2023. Accessed August 16, 2023. https://www.dfps.texas.gov/handbooks/APS/Files/APS_pg_3000.asp#APS_3200</w:t>
      </w:r>
    </w:p>
    <w:p w:rsidR="0054226B" w:rsidP="0054226B" w:rsidRDefault="0054226B" w14:paraId="3BB5361E" w14:textId="77777777">
      <w:pPr>
        <w:pStyle w:val="Bibliography"/>
      </w:pPr>
      <w:r>
        <w:t>6.</w:t>
      </w:r>
      <w:r>
        <w:tab/>
      </w:r>
      <w:r>
        <w:t xml:space="preserve">Ramsey-Klawsnik H, Heisler C. Polyvictimization in later life. </w:t>
      </w:r>
      <w:r>
        <w:rPr>
          <w:i/>
          <w:iCs/>
        </w:rPr>
        <w:t>Victim Eldery Disabl</w:t>
      </w:r>
      <w:r>
        <w:t>. 2014;17(1):3-4,15-16.</w:t>
      </w:r>
    </w:p>
    <w:p w:rsidR="0054226B" w:rsidP="0054226B" w:rsidRDefault="0054226B" w14:paraId="31E9FD2F" w14:textId="77777777">
      <w:pPr>
        <w:pStyle w:val="Bibliography"/>
      </w:pPr>
      <w:r>
        <w:t>7.</w:t>
      </w:r>
      <w:r>
        <w:tab/>
      </w:r>
      <w:r>
        <w:t xml:space="preserve">Acierno R, Hernandez MA, Amstadter AB, et al. Prevalence and Correlates of Emotional, Physical, Sexual, and Financial Abuse and Potential Neglect in the United States: The National Elder Mistreatment Study. </w:t>
      </w:r>
      <w:r>
        <w:rPr>
          <w:i/>
          <w:iCs/>
        </w:rPr>
        <w:t>Am J Public Health</w:t>
      </w:r>
      <w:r>
        <w:t>. 2010;100(2):292-297. doi:10.2105/AJPH.2009.163089</w:t>
      </w:r>
    </w:p>
    <w:p w:rsidR="0054226B" w:rsidP="0054226B" w:rsidRDefault="0054226B" w14:paraId="78A2C2AC" w14:textId="77777777">
      <w:pPr>
        <w:pStyle w:val="Bibliography"/>
      </w:pPr>
      <w:r>
        <w:t>8.</w:t>
      </w:r>
      <w:r>
        <w:tab/>
      </w:r>
      <w:r>
        <w:t xml:space="preserve">Rosay AB, Mulford CF. Prevalence estimates and correlates of elder abuse in the United States: The National Intimate Partner and Sexual Violence Survey. </w:t>
      </w:r>
      <w:r>
        <w:rPr>
          <w:i/>
          <w:iCs/>
        </w:rPr>
        <w:t>J Elder Abuse Negl</w:t>
      </w:r>
      <w:r>
        <w:t>. 2017;29(1):1-14. doi:10.1080/08946566.2016.1249817</w:t>
      </w:r>
    </w:p>
    <w:p w:rsidR="0054226B" w:rsidP="0054226B" w:rsidRDefault="0054226B" w14:paraId="17132F15" w14:textId="77777777">
      <w:pPr>
        <w:pStyle w:val="Bibliography"/>
      </w:pPr>
      <w:r>
        <w:t>9.</w:t>
      </w:r>
      <w:r>
        <w:tab/>
      </w:r>
      <w:r>
        <w:t xml:space="preserve">Cooper C, Selwood A, Blanchard M, Walker Z, Blizard R, Livingston G. Abuse of People with Dementia by Family Carers: Representative Cross Sectional Survey. </w:t>
      </w:r>
      <w:r>
        <w:rPr>
          <w:i/>
          <w:iCs/>
        </w:rPr>
        <w:t>BMJ</w:t>
      </w:r>
      <w:r>
        <w:t>. 2009;338(7694):583-586.</w:t>
      </w:r>
    </w:p>
    <w:p w:rsidR="0054226B" w:rsidP="0054226B" w:rsidRDefault="0054226B" w14:paraId="5601F000" w14:textId="77777777">
      <w:pPr>
        <w:pStyle w:val="Bibliography"/>
      </w:pPr>
      <w:r>
        <w:t>10.</w:t>
      </w:r>
      <w:r>
        <w:tab/>
      </w:r>
      <w:r>
        <w:t xml:space="preserve">Wiglesworth A, Mosqueda L, Mulnard R, Liao S, Gibbs L, Fitzgerald W. Screening for Abuse and Neglect of People with Dementia. </w:t>
      </w:r>
      <w:r>
        <w:rPr>
          <w:i/>
          <w:iCs/>
        </w:rPr>
        <w:t>J Am Geriatr Soc</w:t>
      </w:r>
      <w:r>
        <w:t>. 2010;58(3):493-500. doi:10.1111/j.1532-5415.2010.02737.x</w:t>
      </w:r>
    </w:p>
    <w:p w:rsidR="0054226B" w:rsidP="0054226B" w:rsidRDefault="0054226B" w14:paraId="236112C2" w14:textId="77777777">
      <w:pPr>
        <w:pStyle w:val="Bibliography"/>
      </w:pPr>
      <w:r>
        <w:t>11.</w:t>
      </w:r>
      <w:r>
        <w:tab/>
      </w:r>
      <w:r>
        <w:t xml:space="preserve">Pickering CEZ, Yefimova M, Maxwell C, Puga F, Sullivan T. Daily Context for Abusive and Neglectful Behavior in Family Caregiving for Dementia. </w:t>
      </w:r>
      <w:r>
        <w:rPr>
          <w:i/>
          <w:iCs/>
        </w:rPr>
        <w:t>The Gerontologist</w:t>
      </w:r>
      <w:r>
        <w:t>. 2020;60(3):483-493. doi:10.1093/geront/gnz110</w:t>
      </w:r>
    </w:p>
    <w:p w:rsidR="0054226B" w:rsidP="0054226B" w:rsidRDefault="0054226B" w14:paraId="5E195F63" w14:textId="77777777">
      <w:pPr>
        <w:pStyle w:val="Bibliography"/>
      </w:pPr>
      <w:r>
        <w:t>12.</w:t>
      </w:r>
      <w:r>
        <w:tab/>
      </w:r>
      <w:r>
        <w:t xml:space="preserve">Dong XQ. Elder Abuse: Systematic Review and Implications for Practice. </w:t>
      </w:r>
      <w:r>
        <w:rPr>
          <w:i/>
          <w:iCs/>
        </w:rPr>
        <w:t>J Am Geriatr Soc</w:t>
      </w:r>
      <w:r>
        <w:t>. 2015;63(6):1214-1238. doi:10.1111/jgs.13454</w:t>
      </w:r>
    </w:p>
    <w:p w:rsidR="0054226B" w:rsidP="0054226B" w:rsidRDefault="0054226B" w14:paraId="0E6D3AAD" w14:textId="77777777">
      <w:pPr>
        <w:pStyle w:val="Bibliography"/>
      </w:pPr>
      <w:r>
        <w:t>13.</w:t>
      </w:r>
      <w:r>
        <w:tab/>
      </w:r>
      <w:r>
        <w:t xml:space="preserve">Dong X, Chen R, Simon MA. Elder Abuse And Dementia: A Review Of The Research And Health Policy. </w:t>
      </w:r>
      <w:r>
        <w:rPr>
          <w:i/>
          <w:iCs/>
        </w:rPr>
        <w:t>Health Aff (Millwood)</w:t>
      </w:r>
      <w:r>
        <w:t>. 2014;33(4):642-649.</w:t>
      </w:r>
    </w:p>
    <w:p w:rsidR="0054226B" w:rsidP="0054226B" w:rsidRDefault="0054226B" w14:paraId="0F70ACEF" w14:textId="77777777">
      <w:pPr>
        <w:pStyle w:val="Bibliography"/>
      </w:pPr>
      <w:r>
        <w:t>14.</w:t>
      </w:r>
      <w:r>
        <w:tab/>
      </w:r>
      <w:r>
        <w:t xml:space="preserve">Lachs M, Berman J. </w:t>
      </w:r>
      <w:r>
        <w:rPr>
          <w:i/>
          <w:iCs/>
        </w:rPr>
        <w:t>Under the Radar: New York State Elder Abuse Prevalence Study</w:t>
      </w:r>
      <w:r>
        <w:t>. Lifespan of Greater Rochester, Inc; Weill Cornell Medical Center of Cornell University; &amp; New York City Department for the Aging; 2011. Accessed August 14, 2023. https://www.google.com/url?sa=t&amp;rct=j&amp;q=&amp;esrc=s&amp;source=web&amp;cd=&amp;ved=2ahUKEwjJrrq17OGAAxWzl2oFHTp-ApkQFnoECBcQAQ&amp;url=https%3A%2F%2Focfs.ny.gov%2Freports%2Faps%2FUnder-the-Radar-2011May12.pdf&amp;usg=AOvVaw1SYwor0C74Tsr6V0jVZi94&amp;opi=89978449</w:t>
      </w:r>
    </w:p>
    <w:p w:rsidR="0054226B" w:rsidP="0054226B" w:rsidRDefault="0054226B" w14:paraId="70A6F522" w14:textId="77777777">
      <w:pPr>
        <w:pStyle w:val="Bibliography"/>
      </w:pPr>
      <w:r>
        <w:t>15.</w:t>
      </w:r>
      <w:r>
        <w:tab/>
      </w:r>
      <w:r>
        <w:t xml:space="preserve">Acierno R, Hernandez-Tejada MA, Anetzberger GJ, Loew D, Muzzy W. The National Elder Mistreatment Study: An 8-year longitudinal study of outcomes. </w:t>
      </w:r>
      <w:r>
        <w:rPr>
          <w:i/>
          <w:iCs/>
        </w:rPr>
        <w:t>J Elder Abuse Negl</w:t>
      </w:r>
      <w:r>
        <w:t>. 2017;29(4):254-269. doi:10.1080/08946566.2017.1365031</w:t>
      </w:r>
    </w:p>
    <w:p w:rsidR="0054226B" w:rsidP="0054226B" w:rsidRDefault="0054226B" w14:paraId="50170EEA" w14:textId="77777777">
      <w:pPr>
        <w:pStyle w:val="Bibliography"/>
      </w:pPr>
      <w:r>
        <w:t>16.</w:t>
      </w:r>
      <w:r>
        <w:tab/>
      </w:r>
      <w:r>
        <w:t xml:space="preserve">Gibbs L, Mosqueda L. Elder abuse: a medical perspective. </w:t>
      </w:r>
      <w:r>
        <w:rPr>
          <w:i/>
          <w:iCs/>
        </w:rPr>
        <w:t>Aging Health</w:t>
      </w:r>
      <w:r>
        <w:t>. 2010;6(6):739-748. doi:10.2217/ahe.10.76</w:t>
      </w:r>
    </w:p>
    <w:p w:rsidR="0054226B" w:rsidP="0054226B" w:rsidRDefault="0054226B" w14:paraId="1FA400B3" w14:textId="77777777">
      <w:pPr>
        <w:pStyle w:val="Bibliography"/>
      </w:pPr>
      <w:r>
        <w:t>17.</w:t>
      </w:r>
      <w:r>
        <w:tab/>
      </w:r>
      <w:r>
        <w:t xml:space="preserve">True Link Financial. </w:t>
      </w:r>
      <w:r>
        <w:rPr>
          <w:i/>
          <w:iCs/>
        </w:rPr>
        <w:t>The True Link Report on Elder Financial Abuse 2015</w:t>
      </w:r>
      <w:r>
        <w:t>. True Link Financial; 2015. Accessed August 13, 2023. http://documents.truelinkfinancial.com/True-Link-Report-On-Elder-Financial-Abuse-012815.pdf</w:t>
      </w:r>
    </w:p>
    <w:p w:rsidR="0054226B" w:rsidP="0054226B" w:rsidRDefault="0054226B" w14:paraId="71BB96C3" w14:textId="77777777">
      <w:pPr>
        <w:pStyle w:val="Bibliography"/>
      </w:pPr>
      <w:r>
        <w:t>18.</w:t>
      </w:r>
      <w:r>
        <w:tab/>
      </w:r>
      <w:r>
        <w:t xml:space="preserve">Murphy K, Waa S, Jaffer H, Sauter A, Chan A. A Literature Review of Findings in Physical Elder Abuse. </w:t>
      </w:r>
      <w:r>
        <w:rPr>
          <w:i/>
          <w:iCs/>
        </w:rPr>
        <w:t>Can Assoc Radiol J</w:t>
      </w:r>
      <w:r>
        <w:t>. 2013;64(1):10-14. doi:10.1016/j.carj.2012.12.001</w:t>
      </w:r>
    </w:p>
    <w:p w:rsidR="0054226B" w:rsidP="0054226B" w:rsidRDefault="0054226B" w14:paraId="44939879" w14:textId="77777777">
      <w:pPr>
        <w:pStyle w:val="Bibliography"/>
      </w:pPr>
      <w:r>
        <w:t>19.</w:t>
      </w:r>
      <w:r>
        <w:tab/>
      </w:r>
      <w:r>
        <w:t xml:space="preserve">Dong X, Simon MA. Elder Abuse as a Risk Factor for Hospitalization in Older Persons. </w:t>
      </w:r>
      <w:r>
        <w:rPr>
          <w:i/>
          <w:iCs/>
        </w:rPr>
        <w:t>JAMA Intern Med</w:t>
      </w:r>
      <w:r>
        <w:t>. 2013;173(10):911-917. doi:10.1001/jamainternmed.2013.238</w:t>
      </w:r>
    </w:p>
    <w:p w:rsidR="0054226B" w:rsidP="0054226B" w:rsidRDefault="0054226B" w14:paraId="6D4D2781" w14:textId="77777777">
      <w:pPr>
        <w:pStyle w:val="Bibliography"/>
      </w:pPr>
      <w:r>
        <w:t>20.</w:t>
      </w:r>
      <w:r>
        <w:tab/>
      </w:r>
      <w:r>
        <w:t xml:space="preserve">Dong X, Chen R, Chang ES, Simon M. Elder Abuse and Psychological Well-Being: A Systematic Review and Implications for Research and Policy - A Mini Review. </w:t>
      </w:r>
      <w:r>
        <w:rPr>
          <w:i/>
          <w:iCs/>
        </w:rPr>
        <w:t>Gerontology</w:t>
      </w:r>
      <w:r>
        <w:t>. 2012;59(2):132-142. doi:10.1159/000341652</w:t>
      </w:r>
    </w:p>
    <w:p w:rsidR="0054226B" w:rsidP="0054226B" w:rsidRDefault="0054226B" w14:paraId="43F17FFE" w14:textId="77777777">
      <w:pPr>
        <w:pStyle w:val="Bibliography"/>
      </w:pPr>
      <w:r>
        <w:t>21.</w:t>
      </w:r>
      <w:r>
        <w:tab/>
      </w:r>
      <w:r>
        <w:t xml:space="preserve">Mouton CP, Rodabough RJ, Rovi SLD, Brzyski RG, Katerndahl DA. Psychosocial Effects of Physical and Verbal Abuse in Postmenopausal Women. </w:t>
      </w:r>
      <w:r>
        <w:rPr>
          <w:i/>
          <w:iCs/>
        </w:rPr>
        <w:t>Ann Fam Med</w:t>
      </w:r>
      <w:r>
        <w:t>. 2010;8(3):206-213. doi:10.1370/afm.1095</w:t>
      </w:r>
    </w:p>
    <w:p w:rsidR="0054226B" w:rsidP="0054226B" w:rsidRDefault="0054226B" w14:paraId="22C7FE21" w14:textId="77777777">
      <w:pPr>
        <w:pStyle w:val="Bibliography"/>
      </w:pPr>
      <w:r>
        <w:t>22.</w:t>
      </w:r>
      <w:r>
        <w:tab/>
      </w:r>
      <w:r>
        <w:t xml:space="preserve">Acierno R, Watkins J, Hernandez-Tejada MA, et al. Mental Health Correlates of Financial Mistreatment in the National Elder Mistreatment Study Wave II. </w:t>
      </w:r>
      <w:r>
        <w:rPr>
          <w:i/>
          <w:iCs/>
        </w:rPr>
        <w:t>J Aging Health</w:t>
      </w:r>
      <w:r>
        <w:t>. 2019;31(7):1196-1211. doi:10.1177/0898264318767037</w:t>
      </w:r>
    </w:p>
    <w:p w:rsidR="0054226B" w:rsidP="0054226B" w:rsidRDefault="0054226B" w14:paraId="6D6CFD12" w14:textId="77777777">
      <w:pPr>
        <w:pStyle w:val="Bibliography"/>
      </w:pPr>
      <w:r>
        <w:t>23.</w:t>
      </w:r>
      <w:r>
        <w:tab/>
      </w:r>
      <w:r>
        <w:t xml:space="preserve">Berkowsky RW. Elder Mistreatment and Psychological Well-Being among Older Americans. </w:t>
      </w:r>
      <w:r>
        <w:rPr>
          <w:i/>
          <w:iCs/>
        </w:rPr>
        <w:t>Int J Environ Res Public Health</w:t>
      </w:r>
      <w:r>
        <w:t>. 2020;17(20):7525. doi:10.3390/ijerph17207525</w:t>
      </w:r>
    </w:p>
    <w:p w:rsidR="0054226B" w:rsidP="0054226B" w:rsidRDefault="0054226B" w14:paraId="09358784" w14:textId="77777777">
      <w:pPr>
        <w:pStyle w:val="Bibliography"/>
      </w:pPr>
      <w:r>
        <w:t>24.</w:t>
      </w:r>
      <w:r>
        <w:tab/>
      </w:r>
      <w:r>
        <w:t xml:space="preserve">Chokkanathan S, Natarajan A. Perceived Quality of Life following Elder Mistreatment in Rural India. </w:t>
      </w:r>
      <w:r>
        <w:rPr>
          <w:i/>
          <w:iCs/>
        </w:rPr>
        <w:t>J Gerontol Ser B</w:t>
      </w:r>
      <w:r>
        <w:t>. 2018;73(5):e69-e80. doi:10.1093/geronb/gbx043</w:t>
      </w:r>
    </w:p>
    <w:p w:rsidR="0054226B" w:rsidP="0054226B" w:rsidRDefault="0054226B" w14:paraId="659C7CB0" w14:textId="77777777">
      <w:pPr>
        <w:pStyle w:val="Bibliography"/>
      </w:pPr>
      <w:r>
        <w:t>25.</w:t>
      </w:r>
      <w:r>
        <w:tab/>
      </w:r>
      <w:r>
        <w:t xml:space="preserve">Schofield MJ, Powers JR, Loxton D. Mortality and Disability Outcomes of Self-Reported Elder Abuse: A 12-Year Prospective Investigation. </w:t>
      </w:r>
      <w:r>
        <w:rPr>
          <w:i/>
          <w:iCs/>
        </w:rPr>
        <w:t>J Am Geriatr Soc</w:t>
      </w:r>
      <w:r>
        <w:t>. 2013;61(5):679-685. doi:10.1111/jgs.12212</w:t>
      </w:r>
    </w:p>
    <w:p w:rsidR="0054226B" w:rsidP="0054226B" w:rsidRDefault="0054226B" w14:paraId="3F684C72" w14:textId="77777777">
      <w:pPr>
        <w:pStyle w:val="Bibliography"/>
      </w:pPr>
      <w:r>
        <w:t>26.</w:t>
      </w:r>
      <w:r>
        <w:tab/>
      </w:r>
      <w:r>
        <w:t xml:space="preserve">Lachs MS, Williams CS, O’Brien S, Pillemer KA, Charlson ME. The Mortality of Elder Mistreatment. </w:t>
      </w:r>
      <w:r>
        <w:rPr>
          <w:i/>
          <w:iCs/>
        </w:rPr>
        <w:t>JAMA</w:t>
      </w:r>
      <w:r>
        <w:t>. 1998;280(5):428-432. doi:10.1001/jama.280.5.428</w:t>
      </w:r>
    </w:p>
    <w:p w:rsidR="0054226B" w:rsidP="0054226B" w:rsidRDefault="0054226B" w14:paraId="1F498975" w14:textId="77777777">
      <w:pPr>
        <w:pStyle w:val="Bibliography"/>
      </w:pPr>
      <w:r>
        <w:t>27.</w:t>
      </w:r>
      <w:r>
        <w:tab/>
      </w:r>
      <w:r>
        <w:t xml:space="preserve">Mouton CP, Rodabough RJ, Rovi SLD, et al. Prevalence and 3-Year Incidence of Abuse Among Postmenopausal Women. </w:t>
      </w:r>
      <w:r>
        <w:rPr>
          <w:i/>
          <w:iCs/>
        </w:rPr>
        <w:t>Am J Public Health</w:t>
      </w:r>
      <w:r>
        <w:t>. 2004;94(4):605-612.</w:t>
      </w:r>
    </w:p>
    <w:p w:rsidR="0054226B" w:rsidP="0054226B" w:rsidRDefault="0054226B" w14:paraId="632B1163" w14:textId="77777777">
      <w:pPr>
        <w:pStyle w:val="Bibliography"/>
      </w:pPr>
      <w:r>
        <w:t>28.</w:t>
      </w:r>
      <w:r>
        <w:tab/>
      </w:r>
      <w:r>
        <w:t xml:space="preserve">Shah MN, Bazarian JJ, Lerner EB, et al. The Epidemiology of Emergency Medical Services Use by Older Adults: An Analysis of the National Hospital Ambulatory Medical Care Survey. </w:t>
      </w:r>
      <w:r>
        <w:rPr>
          <w:i/>
          <w:iCs/>
        </w:rPr>
        <w:t>Acad Emerg Med</w:t>
      </w:r>
      <w:r>
        <w:t>. 2007;14(5):441-447. doi:10.1111/j.1553-2712.2007.tb01804.x</w:t>
      </w:r>
    </w:p>
    <w:p w:rsidR="0054226B" w:rsidP="0054226B" w:rsidRDefault="0054226B" w14:paraId="0646F289" w14:textId="77777777">
      <w:pPr>
        <w:pStyle w:val="Bibliography"/>
      </w:pPr>
      <w:r>
        <w:t>29.</w:t>
      </w:r>
      <w:r>
        <w:tab/>
      </w:r>
      <w:r>
        <w:t xml:space="preserve">Cannell MB, Jetelina KK, Zavadsky M, Gonzalez JMR. Towards the development of a screening tool to enhance the detection of elder abuse and neglect by emergency medical technicians (EMTs): a qualitative study. </w:t>
      </w:r>
      <w:r>
        <w:rPr>
          <w:i/>
          <w:iCs/>
        </w:rPr>
        <w:t>BMC Emerg Med</w:t>
      </w:r>
      <w:r>
        <w:t>. 2016;16(1):19. doi:10.1186/s12873-016-0084-3</w:t>
      </w:r>
    </w:p>
    <w:p w:rsidR="0054226B" w:rsidP="0054226B" w:rsidRDefault="0054226B" w14:paraId="6AD33700" w14:textId="77777777">
      <w:pPr>
        <w:pStyle w:val="Bibliography"/>
      </w:pPr>
      <w:r>
        <w:t>30.</w:t>
      </w:r>
      <w:r>
        <w:tab/>
      </w:r>
      <w:r>
        <w:t xml:space="preserve">Rosen T, Lien C, Stern ME, et al. Emergency Medical Services Perspectives on Identifying and Reporting Victims of Elder Abuse, Neglect, and Self-Neglect. </w:t>
      </w:r>
      <w:r>
        <w:rPr>
          <w:i/>
          <w:iCs/>
        </w:rPr>
        <w:t>J Emerg Med</w:t>
      </w:r>
      <w:r>
        <w:t>. 2017;53(4):573-582. doi:10.1016/j.jemermed.2017.04.021</w:t>
      </w:r>
    </w:p>
    <w:p w:rsidR="0054226B" w:rsidP="0054226B" w:rsidRDefault="0054226B" w14:paraId="43F1F4E9" w14:textId="77777777">
      <w:pPr>
        <w:pStyle w:val="Bibliography"/>
      </w:pPr>
      <w:r>
        <w:t>31.</w:t>
      </w:r>
      <w:r>
        <w:tab/>
      </w:r>
      <w:r>
        <w:t xml:space="preserve">Fulmer T, Guadagno L, Bitondo dyer C, Connolly MT. Progress in Elder Abuse Screening and Assessment Instruments. </w:t>
      </w:r>
      <w:r>
        <w:rPr>
          <w:i/>
          <w:iCs/>
        </w:rPr>
        <w:t>J Am Geriatr Soc</w:t>
      </w:r>
      <w:r>
        <w:t>. 2004;52(2):297-304. doi:10.1111/j.1532-5415.2004.52074.x</w:t>
      </w:r>
    </w:p>
    <w:p w:rsidR="0054226B" w:rsidP="0054226B" w:rsidRDefault="0054226B" w14:paraId="344D5680" w14:textId="77777777">
      <w:pPr>
        <w:pStyle w:val="Bibliography"/>
      </w:pPr>
      <w:r>
        <w:t>32.</w:t>
      </w:r>
      <w:r>
        <w:tab/>
      </w:r>
      <w:r>
        <w:t xml:space="preserve">Fulmer TT, Cahill VM. Assessing Elder Abuse: A Study. </w:t>
      </w:r>
      <w:r>
        <w:rPr>
          <w:i/>
          <w:iCs/>
        </w:rPr>
        <w:t>J Gerontol Nurs</w:t>
      </w:r>
      <w:r>
        <w:t>. 1984;10(12):16-20.</w:t>
      </w:r>
    </w:p>
    <w:p w:rsidR="0054226B" w:rsidP="0054226B" w:rsidRDefault="0054226B" w14:paraId="15FC4DC3" w14:textId="77777777">
      <w:pPr>
        <w:pStyle w:val="Bibliography"/>
      </w:pPr>
      <w:r>
        <w:t>33.</w:t>
      </w:r>
      <w:r>
        <w:tab/>
      </w:r>
      <w:r>
        <w:t xml:space="preserve">Rathbone-McCuan E. Elderly Victims of Family Violence and Neglect. </w:t>
      </w:r>
      <w:r>
        <w:rPr>
          <w:i/>
          <w:iCs/>
        </w:rPr>
        <w:t>Soc Casework</w:t>
      </w:r>
      <w:r>
        <w:t>. 1980;61(5):296-304. doi:10.1177/104438948006100505</w:t>
      </w:r>
    </w:p>
    <w:p w:rsidR="0054226B" w:rsidP="0054226B" w:rsidRDefault="0054226B" w14:paraId="0B3FDC7A" w14:textId="77777777">
      <w:pPr>
        <w:pStyle w:val="Bibliography"/>
      </w:pPr>
      <w:r>
        <w:t>34.</w:t>
      </w:r>
      <w:r>
        <w:tab/>
      </w:r>
      <w:r>
        <w:t xml:space="preserve">Hwalek M, Others A. </w:t>
      </w:r>
      <w:r>
        <w:rPr>
          <w:i/>
          <w:iCs/>
        </w:rPr>
        <w:t>Assessing the Probability of Abuse of the Elderly</w:t>
      </w:r>
      <w:r>
        <w:t>.; 1984. Accessed August 17, 2023. https://eric.ed.gov/?id=ED257016</w:t>
      </w:r>
    </w:p>
    <w:p w:rsidR="0054226B" w:rsidP="0054226B" w:rsidRDefault="0054226B" w14:paraId="2BF9F55C" w14:textId="77777777">
      <w:pPr>
        <w:pStyle w:val="Bibliography"/>
      </w:pPr>
      <w:r>
        <w:t>35.</w:t>
      </w:r>
      <w:r>
        <w:tab/>
      </w:r>
      <w:r>
        <w:t xml:space="preserve">Yaffe MJ, Wolfson C, Lithwick M, Weiss D. Development and Validation of a Tool to Improve Physician Identification of Elder Abuse: The Elder Abuse Suspicion Index (EASI)©. </w:t>
      </w:r>
      <w:r>
        <w:rPr>
          <w:i/>
          <w:iCs/>
        </w:rPr>
        <w:t>J Elder Abuse Negl</w:t>
      </w:r>
      <w:r>
        <w:t>. 2008;20(3):276-300. doi:10.1080/08946560801973168</w:t>
      </w:r>
    </w:p>
    <w:p w:rsidR="0054226B" w:rsidP="0054226B" w:rsidRDefault="0054226B" w14:paraId="2F469760" w14:textId="77777777">
      <w:pPr>
        <w:pStyle w:val="Bibliography"/>
      </w:pPr>
      <w:r>
        <w:t>36.</w:t>
      </w:r>
      <w:r>
        <w:tab/>
      </w:r>
      <w:r>
        <w:t xml:space="preserve">Reis M, Nahmiash D. Validation of the Indicators of Abuse (IOA) Screen. </w:t>
      </w:r>
      <w:r>
        <w:rPr>
          <w:i/>
          <w:iCs/>
        </w:rPr>
        <w:t>The Gerontologist</w:t>
      </w:r>
      <w:r>
        <w:t>. 1998;38(4):471-480. doi:10.1093/geront/38.4.471</w:t>
      </w:r>
    </w:p>
    <w:p w:rsidR="0054226B" w:rsidP="0054226B" w:rsidRDefault="0054226B" w14:paraId="422A0642" w14:textId="77777777">
      <w:pPr>
        <w:pStyle w:val="Bibliography"/>
      </w:pPr>
      <w:r>
        <w:t>37.</w:t>
      </w:r>
      <w:r>
        <w:tab/>
      </w:r>
      <w:r>
        <w:t xml:space="preserve">Reis M, Nahmiash D. Validation of the Caregiver Abuse Screen (CASE). </w:t>
      </w:r>
      <w:r>
        <w:rPr>
          <w:i/>
          <w:iCs/>
        </w:rPr>
        <w:t>Can J Aging Rev Can Vieil</w:t>
      </w:r>
      <w:r>
        <w:t>. 1995;14(S2):45-60. doi:10.1017/S0714980800005584</w:t>
      </w:r>
    </w:p>
    <w:p w:rsidR="0054226B" w:rsidP="0054226B" w:rsidRDefault="0054226B" w14:paraId="613ED749" w14:textId="77777777">
      <w:pPr>
        <w:pStyle w:val="Bibliography"/>
      </w:pPr>
      <w:r>
        <w:t>38.</w:t>
      </w:r>
      <w:r>
        <w:tab/>
      </w:r>
      <w:r>
        <w:t xml:space="preserve">Aravanis SC, Adelman RD, Breckman R, et al. Diagnostic and treatment guidelines on elder abuse and neglect. </w:t>
      </w:r>
      <w:r>
        <w:rPr>
          <w:i/>
          <w:iCs/>
        </w:rPr>
        <w:t>Arch Fam Med</w:t>
      </w:r>
      <w:r>
        <w:t>. 1993;2(4):371-388. doi:10.1001/archfami.2.4.371</w:t>
      </w:r>
    </w:p>
    <w:p w:rsidR="0054226B" w:rsidP="0054226B" w:rsidRDefault="0054226B" w14:paraId="42D5E608" w14:textId="77777777">
      <w:pPr>
        <w:pStyle w:val="Bibliography"/>
      </w:pPr>
      <w:r>
        <w:t>39.</w:t>
      </w:r>
      <w:r>
        <w:tab/>
      </w:r>
      <w:r>
        <w:t xml:space="preserve">Perel-Levin S. </w:t>
      </w:r>
      <w:r>
        <w:rPr>
          <w:i/>
          <w:iCs/>
        </w:rPr>
        <w:t>Discussing Screening for Elder Abuse at Primary Health Care Level by Silvia Perel-Levin</w:t>
      </w:r>
      <w:r>
        <w:t>. World Health Organization; 2008. Accessed August 16, 2023. https://apps.who.int/iris/handle/10665/43523</w:t>
      </w:r>
    </w:p>
    <w:p w:rsidR="0054226B" w:rsidP="0054226B" w:rsidRDefault="0054226B" w14:paraId="22E6AAEF" w14:textId="77777777">
      <w:pPr>
        <w:pStyle w:val="Bibliography"/>
      </w:pPr>
      <w:r>
        <w:t>40.</w:t>
      </w:r>
      <w:r>
        <w:tab/>
      </w:r>
      <w:r>
        <w:t xml:space="preserve">Cooper C, Manela M, Katona C, Livingston G. Screening for elder abuse in dementia in the LASER-AD study: prevalence, correlates and validation of instruments. </w:t>
      </w:r>
      <w:r>
        <w:rPr>
          <w:i/>
          <w:iCs/>
        </w:rPr>
        <w:t>Int J Geriatr Psychiatry</w:t>
      </w:r>
      <w:r>
        <w:t>. 2008;23(3):283-288. doi:10.1002/gps.1875</w:t>
      </w:r>
    </w:p>
    <w:p w:rsidR="0054226B" w:rsidP="0054226B" w:rsidRDefault="0054226B" w14:paraId="06384721" w14:textId="77777777">
      <w:pPr>
        <w:pStyle w:val="Bibliography"/>
      </w:pPr>
      <w:r>
        <w:t>41.</w:t>
      </w:r>
      <w:r>
        <w:tab/>
      </w:r>
      <w:r>
        <w:t xml:space="preserve">Sooryanarayana R, Choo WY, Hairi NN. A Review on the Prevalence and Measurement of Elder Abuse in the Community. </w:t>
      </w:r>
      <w:r>
        <w:rPr>
          <w:i/>
          <w:iCs/>
        </w:rPr>
        <w:t>Trauma Violence Abuse</w:t>
      </w:r>
      <w:r>
        <w:t>. 2013;14(4):316-325. doi:10.1177/1524838013495963</w:t>
      </w:r>
    </w:p>
    <w:p w:rsidR="0054226B" w:rsidP="0054226B" w:rsidRDefault="0054226B" w14:paraId="380D6839" w14:textId="77777777">
      <w:pPr>
        <w:pStyle w:val="Bibliography"/>
      </w:pPr>
      <w:r>
        <w:t>42.</w:t>
      </w:r>
      <w:r>
        <w:tab/>
      </w:r>
      <w:r>
        <w:t xml:space="preserve">Cannell B, Gonzalez JMR, Livingston M, Jetelina KK, Burnett J, Weitlauf JC. Pilot testing the detection of elder abuse through emergency care technicians (DETECT) screening tool: results from the DETECT pilot project. </w:t>
      </w:r>
      <w:r>
        <w:rPr>
          <w:i/>
          <w:iCs/>
        </w:rPr>
        <w:t>J Elder Abuse Negl</w:t>
      </w:r>
      <w:r>
        <w:t>. 2019;31(2):129-145. doi:10.1080/08946566.2018.1564104</w:t>
      </w:r>
    </w:p>
    <w:p w:rsidR="0054226B" w:rsidP="0054226B" w:rsidRDefault="0054226B" w14:paraId="75642520" w14:textId="77777777">
      <w:pPr>
        <w:pStyle w:val="Bibliography"/>
      </w:pPr>
      <w:r>
        <w:t>43.</w:t>
      </w:r>
      <w:r>
        <w:tab/>
      </w:r>
      <w:r>
        <w:t>Service Area. MedStar Mobile Healthcare. Accessed July 20, 2023. https://www.medstar911.org/service-area/</w:t>
      </w:r>
    </w:p>
    <w:p w:rsidR="0054226B" w:rsidP="0054226B" w:rsidRDefault="0054226B" w14:paraId="1DF13556" w14:textId="77777777">
      <w:pPr>
        <w:pStyle w:val="Bibliography"/>
      </w:pPr>
      <w:r>
        <w:t>44.</w:t>
      </w:r>
      <w:r>
        <w:tab/>
      </w:r>
      <w:r>
        <w:t xml:space="preserve">Cannell B, Livingston M, Burnett J, Parayil M, Reingle Gonzalez JM. Evaluation of the Detection of Elder Mistreatment Through Emergency Care Technicians Project Screening Tool. </w:t>
      </w:r>
      <w:r>
        <w:rPr>
          <w:i/>
          <w:iCs/>
        </w:rPr>
        <w:t>JAMA Netw Open</w:t>
      </w:r>
      <w:r>
        <w:t>. 2020;3(5):e204099. doi:10.1001/jamanetworkopen.2020.4099</w:t>
      </w:r>
    </w:p>
    <w:p w:rsidR="0054226B" w:rsidP="0054226B" w:rsidRDefault="0054226B" w14:paraId="4997EFB2" w14:textId="77777777">
      <w:pPr>
        <w:pStyle w:val="Bibliography"/>
      </w:pPr>
      <w:r>
        <w:t>45.</w:t>
      </w:r>
      <w:r>
        <w:tab/>
      </w:r>
      <w:r>
        <w:t>Texas Department of Family and Protective Services. Texas Adult protective services handbook, 4000 cases involving HHSC or other settings. 2022. Accessed July 20, 2023. https://www.dfps.texas.gov/handbooks/APS/Files/APS_pg_4000.asp#APS_4000</w:t>
      </w:r>
    </w:p>
    <w:p w:rsidR="0054226B" w:rsidP="0054226B" w:rsidRDefault="0054226B" w14:paraId="64D35621" w14:textId="77777777">
      <w:pPr>
        <w:pStyle w:val="Bibliography"/>
      </w:pPr>
      <w:r>
        <w:t>46.</w:t>
      </w:r>
      <w:r>
        <w:tab/>
      </w:r>
      <w:r>
        <w:t>United States Census Bureau. Fort Worth city, Texas. United States Census Bureau Quick Facts. 2021. Accessed July 20, 2023. https://www.census.gov/quickfacts/fact/table/fortworthcitytexas/POP060210</w:t>
      </w:r>
    </w:p>
    <w:p w:rsidR="0054226B" w:rsidP="0054226B" w:rsidRDefault="0054226B" w14:paraId="1A9C215B" w14:textId="77777777">
      <w:pPr>
        <w:pStyle w:val="Bibliography"/>
      </w:pPr>
      <w:r>
        <w:t>47.</w:t>
      </w:r>
      <w:r>
        <w:tab/>
      </w:r>
      <w:r>
        <w:t xml:space="preserve">Texas State Legislature. </w:t>
      </w:r>
      <w:r>
        <w:rPr>
          <w:i/>
          <w:iCs/>
        </w:rPr>
        <w:t>Investigations and Protective Services for Elderly Persons and Persons with Disabilities: Reports of Abuse, Neglect, or Exploitation: Immunities</w:t>
      </w:r>
      <w:r>
        <w:t>. Vol Chapter 48. Accessed July 20, 2023. https://statutes.capitol.texas.gov/Docs/HR/htm/HR.48.htm#48.051</w:t>
      </w:r>
    </w:p>
    <w:p w:rsidR="0054226B" w:rsidP="0054226B" w:rsidRDefault="0054226B" w14:paraId="72B87314" w14:textId="77777777">
      <w:pPr>
        <w:pStyle w:val="Bibliography"/>
      </w:pPr>
      <w:r>
        <w:t>48.</w:t>
      </w:r>
      <w:r>
        <w:tab/>
      </w:r>
      <w:r>
        <w:t>Enamorado T, Fifield B, Imai K. fastLink: Fast Probabilistic Record Linkage with Missing Data. Published online April 29, 2020. Accessed July 20, 2023. https://cran.r-project.org/package=fastLink</w:t>
      </w:r>
    </w:p>
    <w:p w:rsidR="0054226B" w:rsidP="0054226B" w:rsidRDefault="0054226B" w14:paraId="2923A9FF" w14:textId="77777777">
      <w:pPr>
        <w:pStyle w:val="Bibliography"/>
      </w:pPr>
      <w:r>
        <w:t>49.</w:t>
      </w:r>
      <w:r>
        <w:tab/>
      </w:r>
      <w:r>
        <w:t>R Core Team. R: A language and environment for statistical computing. Published online 2022. https://www.R-project.org</w:t>
      </w:r>
    </w:p>
    <w:p w:rsidR="0054226B" w:rsidP="0054226B" w:rsidRDefault="0054226B" w14:paraId="583D6C7C" w14:textId="77777777">
      <w:pPr>
        <w:pStyle w:val="Bibliography"/>
      </w:pPr>
      <w:r>
        <w:t>50.</w:t>
      </w:r>
      <w:r>
        <w:tab/>
      </w:r>
      <w:r>
        <w:t xml:space="preserve">Wickham H. </w:t>
      </w:r>
      <w:r>
        <w:rPr>
          <w:i/>
          <w:iCs/>
        </w:rPr>
        <w:t>Ggplot2: Elegant Graphics for Data Analysis</w:t>
      </w:r>
      <w:r>
        <w:t>. Springer-Verlag New York; 2016. https://ggplot2.tidyverse.org</w:t>
      </w:r>
    </w:p>
    <w:p w:rsidR="0054226B" w:rsidP="0054226B" w:rsidRDefault="0054226B" w14:paraId="4777AA83" w14:textId="77777777">
      <w:pPr>
        <w:pStyle w:val="Bibliography"/>
      </w:pPr>
      <w:r>
        <w:t>51.</w:t>
      </w:r>
      <w:r>
        <w:tab/>
      </w:r>
      <w:r>
        <w:t>Pedersen TL. patchwork: The Composer of Plots. Published online 2024. https://github.com/thomasp85/patchwork, https://patchwork.data-imaginist.com</w:t>
      </w:r>
    </w:p>
    <w:p w:rsidR="004273B9" w:rsidP="00BB65A7" w:rsidRDefault="00BB65A7" w14:paraId="116BB5F0" w14:textId="12F03EA7">
      <w:r>
        <w:fldChar w:fldCharType="end"/>
      </w:r>
      <w:r w:rsidR="004273B9">
        <w:br w:type="page"/>
      </w:r>
    </w:p>
    <w:p w:rsidR="004273B9" w:rsidP="000F7310" w:rsidRDefault="004273B9" w14:paraId="716D73FF" w14:textId="63C6D24C">
      <w:pPr>
        <w:pStyle w:val="Heading1"/>
      </w:pPr>
      <w:r>
        <w:t>Notes &amp; Comments</w:t>
      </w:r>
    </w:p>
    <w:p w:rsidRPr="004273B9" w:rsidR="004273B9" w:rsidP="004273B9" w:rsidRDefault="004273B9" w14:paraId="59FC9A00" w14:textId="6070399A">
      <w:pPr>
        <w:pStyle w:val="ListParagraph"/>
        <w:numPr>
          <w:ilvl w:val="0"/>
          <w:numId w:val="1"/>
        </w:numPr>
      </w:pPr>
      <w:r>
        <w:t>Placeholder</w:t>
      </w:r>
    </w:p>
    <w:sectPr w:rsidRPr="004273B9" w:rsidR="004273B9">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hady, Morrigan" w:date="2025-04-09T11:24:00Z" w:id="0">
    <w:p w:rsidR="00ED536E" w:rsidP="00ED536E" w:rsidRDefault="00ED536E" w14:paraId="332E276A" w14:textId="77777777">
      <w:pPr>
        <w:pStyle w:val="CommentText"/>
        <w:ind w:firstLine="0"/>
      </w:pPr>
      <w:r>
        <w:rPr>
          <w:rStyle w:val="CommentReference"/>
        </w:rPr>
        <w:annotationRef/>
      </w:r>
      <w:r>
        <w:t>First and corresponding author</w:t>
      </w:r>
    </w:p>
  </w:comment>
  <w:comment w:initials="MM" w:author="Mahady, Morrigan" w:date="2025-04-09T11:24:00Z" w:id="1">
    <w:p w:rsidR="00ED536E" w:rsidP="00ED536E" w:rsidRDefault="00ED536E" w14:paraId="1DCEE35A" w14:textId="6B610258">
      <w:pPr>
        <w:pStyle w:val="CommentText"/>
        <w:ind w:firstLine="0"/>
      </w:pPr>
      <w:r>
        <w:rPr>
          <w:rStyle w:val="CommentReference"/>
        </w:rPr>
        <w:annotationRef/>
      </w:r>
      <w:r>
        <w:t>Senior Author</w:t>
      </w:r>
    </w:p>
  </w:comment>
  <w:comment w:initials="MM" w:author="Mahady, Morrigan" w:date="2025-04-09T11:20:00Z" w:id="2">
    <w:p w:rsidR="00ED536E" w:rsidP="00ED536E" w:rsidRDefault="00ED536E" w14:paraId="31FC6797" w14:textId="2E82CF40">
      <w:pPr>
        <w:pStyle w:val="CommentText"/>
        <w:ind w:firstLine="0"/>
      </w:pPr>
      <w:r>
        <w:rPr>
          <w:rStyle w:val="CommentReference"/>
        </w:rPr>
        <w:annotationRef/>
      </w:r>
      <w:r>
        <w:t>Statement taken from the LEAD panel call to action paper</w:t>
      </w:r>
    </w:p>
  </w:comment>
  <w:comment w:initials="MM" w:author="Mahady, Morrigan" w:date="2025-04-09T11:21:00Z" w:id="3">
    <w:p w:rsidR="00ED536E" w:rsidP="00ED536E" w:rsidRDefault="00ED536E" w14:paraId="794C8C0D" w14:textId="77777777">
      <w:pPr>
        <w:pStyle w:val="CommentText"/>
        <w:ind w:firstLine="0"/>
      </w:pPr>
      <w:r>
        <w:rPr>
          <w:rStyle w:val="CommentReference"/>
        </w:rPr>
        <w:annotationRef/>
      </w:r>
      <w:r>
        <w:t xml:space="preserve">Example from the ELAD panel call to action paper: </w:t>
      </w:r>
      <w:r>
        <w:br/>
      </w:r>
      <w:r>
        <w:br/>
      </w:r>
      <w:r>
        <w:t>BC and JMRG conceived of the study, obtained funding for the study, supervised the conduct of the study and data collection. MBC and DL analyzed the data. JW assisted BC with the conceptual framework of the manuscript as well as with refining interpretation of the results. BC, JMRG, JW, KKJ, and RA drafted the manuscript, and all authors contributed substantially to its revision</w:t>
      </w:r>
    </w:p>
  </w:comment>
  <w:comment w:initials="MM" w:author="Mahady, Morrigan" w:date="2025-03-17T13:35:00Z" w:id="4">
    <w:p w:rsidR="000F7310" w:rsidP="000F7310" w:rsidRDefault="000F7310" w14:paraId="6F9A6FC7" w14:textId="77777777">
      <w:pPr>
        <w:pStyle w:val="CommentText"/>
      </w:pPr>
      <w:r>
        <w:rPr>
          <w:rStyle w:val="CommentReference"/>
        </w:rPr>
        <w:annotationRef/>
      </w:r>
      <w:r>
        <w:t>Dates pulled from the MedStar data</w:t>
      </w:r>
    </w:p>
  </w:comment>
  <w:comment w:initials="MM" w:author="Mahady, Morrigan" w:date="2025-03-19T12:01:00Z" w:id="5">
    <w:p w:rsidR="000F7310" w:rsidP="000F7310" w:rsidRDefault="000F7310" w14:paraId="12BF189C" w14:textId="75AAC2A7">
      <w:pPr>
        <w:pStyle w:val="CommentText"/>
      </w:pPr>
      <w:r>
        <w:rPr>
          <w:rStyle w:val="CommentReference"/>
        </w:rPr>
        <w:annotationRef/>
      </w:r>
      <w:r>
        <w:t>N references the number of investigations in the data. Records were in linked tables, so there is not a single unified count of records.</w:t>
      </w:r>
    </w:p>
  </w:comment>
  <w:comment w:initials="MM" w:author="Mahady, Morrigan" w:date="2025-03-17T14:40:00Z" w:id="6">
    <w:p w:rsidR="000F7310" w:rsidP="000F7310" w:rsidRDefault="000F7310" w14:paraId="481FE121" w14:textId="77777777">
      <w:pPr>
        <w:pStyle w:val="CommentText"/>
      </w:pPr>
      <w:r>
        <w:rPr>
          <w:rStyle w:val="CommentReference"/>
        </w:rPr>
        <w:annotationRef/>
      </w:r>
      <w:r>
        <w:t>Probably need to verify this with Ebie, as it’s based on my reviewing her code. She did fastLink with a 0.54 posterior, but seemed to review things based on a 0.70 threshold.</w:t>
      </w:r>
    </w:p>
  </w:comment>
  <w:comment w:initials="MM" w:author="Mahady, Morrigan" w:date="2025-03-19T12:02:00Z" w:id="7">
    <w:p w:rsidR="000F7310" w:rsidP="000F7310" w:rsidRDefault="000F7310" w14:paraId="0A0C7B45" w14:textId="77777777">
      <w:pPr>
        <w:pStyle w:val="CommentText"/>
      </w:pPr>
      <w:r>
        <w:rPr>
          <w:rStyle w:val="CommentReference"/>
        </w:rPr>
        <w:annotationRef/>
      </w:r>
      <w:r>
        <w:t>We would want to verify this. In the data, it was basically just “Yes”, “No”, “UTA” and missing values, but that was after Ebie had initially processed the data.</w:t>
      </w:r>
    </w:p>
  </w:comment>
  <w:comment w:initials="MM" w:author="Mahady, Morrigan" w:date="2025-04-09T12:36:00Z" w:id="8">
    <w:p w:rsidR="00AA35DD" w:rsidP="00AA35DD" w:rsidRDefault="00AA35DD" w14:paraId="16E2F8F1" w14:textId="77777777">
      <w:pPr>
        <w:pStyle w:val="CommentText"/>
        <w:ind w:firstLine="0"/>
      </w:pPr>
      <w:r>
        <w:rPr>
          <w:rStyle w:val="CommentReference"/>
        </w:rPr>
        <w:annotationRef/>
      </w:r>
      <w:r>
        <w:t>I looked into the data to see if the responses without a screening were mostly “AMA”, assist units, or anything else with a neat explanation. Less than 30% had an explanatory reason, as most indicated transport and care were provided.</w:t>
      </w:r>
    </w:p>
  </w:comment>
  <w:comment w:initials="MM" w:author="Mahady, Morrigan" w:date="2025-04-09T12:48:00Z" w:id="9">
    <w:p w:rsidR="002A35DC" w:rsidP="002A35DC" w:rsidRDefault="002A35DC" w14:paraId="5035D935" w14:textId="77777777">
      <w:pPr>
        <w:pStyle w:val="CommentText"/>
        <w:ind w:firstLine="0"/>
      </w:pPr>
      <w:r>
        <w:rPr>
          <w:rStyle w:val="CommentReference"/>
        </w:rPr>
        <w:annotationRef/>
      </w:r>
      <w:r>
        <w:t>I used the EMS (explicit) reporter type numbers for these. We may want to find a way to make that clearer in the text.</w:t>
      </w:r>
    </w:p>
  </w:comment>
  <w:comment w:initials="MM" w:author="Mahady, Morrigan" w:date="2025-04-09T12:09:00Z" w:id="10">
    <w:p w:rsidR="00E349F8" w:rsidP="00E349F8" w:rsidRDefault="00E349F8" w14:paraId="0E25FCEA" w14:textId="4595D971">
      <w:pPr>
        <w:pStyle w:val="CommentText"/>
        <w:ind w:firstLine="0"/>
      </w:pPr>
      <w:r>
        <w:rPr>
          <w:rStyle w:val="CommentReference"/>
        </w:rPr>
        <w:annotationRef/>
      </w:r>
      <w:r>
        <w:t xml:space="preserve">Would likely want to convert to black and white for print. </w:t>
      </w:r>
      <w:r>
        <w:br/>
      </w:r>
      <w:r>
        <w:br/>
      </w:r>
      <w:r>
        <w:t xml:space="preserve">VISIO FILE: </w:t>
      </w:r>
      <w:r>
        <w:br/>
      </w:r>
      <w:hyperlink w:history="1" r:id="rId1">
        <w:r w:rsidRPr="00960502">
          <w:rPr>
            <w:rStyle w:val="Hyperlink"/>
          </w:rPr>
          <w:t>section 5 - consort diagrams_visio.vsdx</w:t>
        </w:r>
      </w:hyperlink>
      <w:r>
        <w:t xml:space="preserve"> </w:t>
      </w:r>
    </w:p>
  </w:comment>
  <w:comment w:initials="MM" w:author="Mahady, Morrigan" w:date="2025-04-09T13:40:00Z" w:id="14">
    <w:p w:rsidR="00BB65A7" w:rsidP="00BB65A7" w:rsidRDefault="00BB65A7" w14:paraId="72AAF5B6" w14:textId="77777777">
      <w:pPr>
        <w:pStyle w:val="CommentText"/>
        <w:ind w:firstLine="0"/>
      </w:pPr>
      <w:r>
        <w:rPr>
          <w:rStyle w:val="CommentReference"/>
        </w:rPr>
        <w:annotationRef/>
      </w:r>
      <w:r>
        <w:t>We probably should change the name for this to something more appropriate. What that is escapes me just now.</w:t>
      </w:r>
    </w:p>
  </w:comment>
  <w:comment w:initials="MM" w:author="Mahady, Morrigan" w:date="2025-04-09T13:42:00Z" w:id="15">
    <w:p w:rsidR="00BB65A7" w:rsidP="00BB65A7" w:rsidRDefault="00BB65A7" w14:paraId="54940EE5" w14:textId="77777777">
      <w:pPr>
        <w:pStyle w:val="CommentText"/>
        <w:ind w:firstLine="0"/>
      </w:pPr>
      <w:r>
        <w:rPr>
          <w:rStyle w:val="CommentReference"/>
        </w:rPr>
        <w:annotationRef/>
      </w:r>
      <w:r>
        <w:t>Again, used EMS (explicit) reporter type for this. We should probably make this more explicit in the text.</w:t>
      </w:r>
    </w:p>
  </w:comment>
  <w:comment w:initials="MM" w:author="Mahady, Morrigan" w:date="2025-04-09T13:46:00Z" w:id="16">
    <w:p w:rsidR="00BB65A7" w:rsidP="00BB65A7" w:rsidRDefault="00BB65A7" w14:paraId="5FA14DF4" w14:textId="77777777">
      <w:pPr>
        <w:pStyle w:val="CommentText"/>
        <w:ind w:firstLine="0"/>
      </w:pPr>
      <w:r>
        <w:rPr>
          <w:rStyle w:val="CommentReference"/>
        </w:rPr>
        <w:annotationRef/>
      </w:r>
      <w:r>
        <w:t>I don’t think this is the best way to describe this, as results are going to be heavily skewed by the nature of APS matching: if there’s no suspicion of EM, why would APS investigate at all? We should probably cut this sentence and just use the following one.</w:t>
      </w:r>
    </w:p>
  </w:comment>
  <w:comment w:initials="MM" w:author="Mahady, Morrigan" w:date="2025-04-09T12:09:00Z" w:id="17">
    <w:p w:rsidR="00E349F8" w:rsidP="00E349F8" w:rsidRDefault="00E349F8" w14:paraId="2A24D377" w14:textId="46FDE65B">
      <w:pPr>
        <w:pStyle w:val="CommentText"/>
        <w:ind w:firstLine="0"/>
      </w:pPr>
      <w:r>
        <w:rPr>
          <w:rStyle w:val="CommentReference"/>
        </w:rPr>
        <w:annotationRef/>
      </w:r>
      <w:r>
        <w:t xml:space="preserve">Would likely want to convert to black and white for print. </w:t>
      </w:r>
      <w:r>
        <w:br/>
      </w:r>
      <w:r>
        <w:br/>
      </w:r>
      <w:r>
        <w:t xml:space="preserve">VISIO FILE: </w:t>
      </w:r>
      <w:r>
        <w:br/>
      </w:r>
      <w:hyperlink w:history="1" r:id="rId2">
        <w:r w:rsidRPr="00CE329D">
          <w:rPr>
            <w:rStyle w:val="Hyperlink"/>
          </w:rPr>
          <w:t>section 5 - consort diagrams_visio.vsdx</w:t>
        </w:r>
      </w:hyperlink>
      <w:r>
        <w:t xml:space="preserve"> </w:t>
      </w:r>
    </w:p>
  </w:comment>
  <w:comment w:initials="MM" w:author="Mahady, Morrigan" w:date="2025-04-09T12:09:00Z" w:id="18">
    <w:p w:rsidR="00E349F8" w:rsidP="00E349F8" w:rsidRDefault="00E349F8" w14:paraId="61D140F0" w14:textId="77777777">
      <w:pPr>
        <w:pStyle w:val="CommentText"/>
        <w:ind w:firstLine="0"/>
      </w:pPr>
      <w:r>
        <w:rPr>
          <w:rStyle w:val="CommentReference"/>
        </w:rPr>
        <w:annotationRef/>
      </w:r>
      <w:r>
        <w:t xml:space="preserve">Would likely want to convert to black and white for print. </w:t>
      </w:r>
      <w:r>
        <w:br/>
      </w:r>
      <w:r>
        <w:br/>
      </w:r>
      <w:r>
        <w:t xml:space="preserve">VISIO FILE: </w:t>
      </w:r>
      <w:r>
        <w:br/>
      </w:r>
      <w:hyperlink w:history="1" r:id="rId3">
        <w:r w:rsidRPr="00960502">
          <w:rPr>
            <w:rStyle w:val="Hyperlink"/>
          </w:rPr>
          <w:t>section 5 - consort diagrams_visio.vsdx</w:t>
        </w:r>
      </w:hyperlink>
      <w:r>
        <w:t xml:space="preserve"> </w:t>
      </w:r>
    </w:p>
  </w:comment>
  <w:comment xmlns:w="http://schemas.openxmlformats.org/wordprocessingml/2006/main" w:initials="BB" w:author="Burzynski, Brianna" w:date="2025-04-11T10:36:20" w:id="1669149996">
    <w:p xmlns:w14="http://schemas.microsoft.com/office/word/2010/wordml" xmlns:w="http://schemas.openxmlformats.org/wordprocessingml/2006/main" w:rsidR="408A2724" w:rsidRDefault="6C312673" w14:paraId="03CA47A0" w14:textId="6105429B">
      <w:pPr>
        <w:pStyle w:val="CommentText"/>
      </w:pPr>
      <w:r>
        <w:rPr>
          <w:rStyle w:val="CommentReference"/>
        </w:rPr>
        <w:annotationRef/>
      </w:r>
      <w:r w:rsidRPr="6B20B362" w:rsidR="3EB451C5">
        <w:t>Potentially Journal of Elder Abuse and Neglect, JAMA, or BMJ Open</w:t>
      </w:r>
    </w:p>
  </w:comment>
  <w:comment xmlns:w="http://schemas.openxmlformats.org/wordprocessingml/2006/main" w:initials="BB" w:author="Burzynski, Brianna" w:date="2025-04-11T11:36:22" w:id="196010424">
    <w:p xmlns:w14="http://schemas.microsoft.com/office/word/2010/wordml" xmlns:w="http://schemas.openxmlformats.org/wordprocessingml/2006/main" w:rsidR="5B130058" w:rsidRDefault="7E588BE1" w14:paraId="0091F060" w14:textId="2596A702">
      <w:pPr>
        <w:pStyle w:val="CommentText"/>
      </w:pPr>
      <w:r>
        <w:rPr>
          <w:rStyle w:val="CommentReference"/>
        </w:rPr>
        <w:annotationRef/>
      </w:r>
      <w:r w:rsidRPr="02EA8D4E" w:rsidR="09454385">
        <w:t>Almost certainly want to include</w:t>
      </w:r>
    </w:p>
  </w:comment>
  <w:comment xmlns:w="http://schemas.openxmlformats.org/wordprocessingml/2006/main" w:initials="MM" w:author="Mahady, Morrigan" w:date="2025-04-16T14:26:15" w:id="1117076057">
    <w:p xmlns:w14="http://schemas.microsoft.com/office/word/2010/wordml" xmlns:w="http://schemas.openxmlformats.org/wordprocessingml/2006/main" w:rsidR="5EAF84C3" w:rsidRDefault="2CAEE814" w14:paraId="15E850D3" w14:textId="26B9E9CD">
      <w:pPr>
        <w:pStyle w:val="CommentText"/>
      </w:pPr>
      <w:r>
        <w:rPr>
          <w:rStyle w:val="CommentReference"/>
        </w:rPr>
        <w:annotationRef/>
      </w:r>
      <w:r w:rsidRPr="624C6A54" w:rsidR="25A2354F">
        <w:t>I know we aren't technically doing validation, but not sure how else we want to phrase our comparison with APS records</w:t>
      </w:r>
    </w:p>
  </w:comment>
</w:comments>
</file>

<file path=word/commentsExtended.xml><?xml version="1.0" encoding="utf-8"?>
<w15:commentsEx xmlns:mc="http://schemas.openxmlformats.org/markup-compatibility/2006" xmlns:w15="http://schemas.microsoft.com/office/word/2012/wordml" mc:Ignorable="w15">
  <w15:commentEx w15:done="0" w15:paraId="332E276A"/>
  <w15:commentEx w15:done="0" w15:paraId="1DCEE35A"/>
  <w15:commentEx w15:done="0" w15:paraId="31FC6797"/>
  <w15:commentEx w15:done="0" w15:paraId="794C8C0D"/>
  <w15:commentEx w15:done="0" w15:paraId="6F9A6FC7"/>
  <w15:commentEx w15:done="0" w15:paraId="12BF189C"/>
  <w15:commentEx w15:done="0" w15:paraId="481FE121"/>
  <w15:commentEx w15:done="0" w15:paraId="0A0C7B45"/>
  <w15:commentEx w15:done="0" w15:paraId="16E2F8F1"/>
  <w15:commentEx w15:done="0" w15:paraId="5035D935"/>
  <w15:commentEx w15:done="0" w15:paraId="0E25FCEA"/>
  <w15:commentEx w15:done="0" w15:paraId="72AAF5B6"/>
  <w15:commentEx w15:done="0" w15:paraId="54940EE5"/>
  <w15:commentEx w15:done="0" w15:paraId="5FA14DF4"/>
  <w15:commentEx w15:done="0" w15:paraId="2A24D377"/>
  <w15:commentEx w15:done="0" w15:paraId="61D140F0"/>
  <w15:commentEx w15:done="0" w15:paraId="03CA47A0"/>
  <w15:commentEx w15:done="0" w15:paraId="0091F060"/>
  <w15:commentEx w15:done="0" w15:paraId="15E850D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0A7CA6" w16cex:dateUtc="2025-04-09T16:24:00Z"/>
  <w16cex:commentExtensible w16cex:durableId="0293BEE6" w16cex:dateUtc="2025-04-09T16:24:00Z"/>
  <w16cex:commentExtensible w16cex:durableId="055A3FE8" w16cex:dateUtc="2025-04-09T16:20:00Z"/>
  <w16cex:commentExtensible w16cex:durableId="2427E75A" w16cex:dateUtc="2025-04-09T16:21:00Z"/>
  <w16cex:commentExtensible w16cex:durableId="5C0E3B91" w16cex:dateUtc="2025-03-17T18:35:00Z"/>
  <w16cex:commentExtensible w16cex:durableId="204C8240" w16cex:dateUtc="2025-03-19T17:01:00Z"/>
  <w16cex:commentExtensible w16cex:durableId="21209FB1" w16cex:dateUtc="2025-03-17T19:40:00Z"/>
  <w16cex:commentExtensible w16cex:durableId="1B1D745C" w16cex:dateUtc="2025-03-19T17:02:00Z"/>
  <w16cex:commentExtensible w16cex:durableId="5EB39E34" w16cex:dateUtc="2025-04-09T17:36:00Z"/>
  <w16cex:commentExtensible w16cex:durableId="5C4D3BAD" w16cex:dateUtc="2025-04-09T17:48:00Z"/>
  <w16cex:commentExtensible w16cex:durableId="09B8BEDD" w16cex:dateUtc="2025-04-09T17:09:00Z"/>
  <w16cex:commentExtensible w16cex:durableId="05F0C4A4" w16cex:dateUtc="2025-04-09T18:40:00Z"/>
  <w16cex:commentExtensible w16cex:durableId="3414532D" w16cex:dateUtc="2025-04-09T18:42:00Z"/>
  <w16cex:commentExtensible w16cex:durableId="0537F70C" w16cex:dateUtc="2025-04-09T18:46:00Z"/>
  <w16cex:commentExtensible w16cex:durableId="51217B8A" w16cex:dateUtc="2025-04-09T17:09:00Z"/>
  <w16cex:commentExtensible w16cex:durableId="448F216E" w16cex:dateUtc="2025-04-09T17:09:00Z"/>
  <w16cex:commentExtensible w16cex:durableId="2F392824" w16cex:dateUtc="2025-04-11T15:36:20.291Z"/>
  <w16cex:commentExtensible w16cex:durableId="2485ADD9" w16cex:dateUtc="2025-04-11T16:36:22.481Z"/>
  <w16cex:commentExtensible w16cex:durableId="2C10E010" w16cex:dateUtc="2025-04-16T19:26:15.613Z"/>
</w16cex:commentsExtensible>
</file>

<file path=word/commentsIds.xml><?xml version="1.0" encoding="utf-8"?>
<w16cid:commentsIds xmlns:mc="http://schemas.openxmlformats.org/markup-compatibility/2006" xmlns:w16cid="http://schemas.microsoft.com/office/word/2016/wordml/cid" mc:Ignorable="w16cid">
  <w16cid:commentId w16cid:paraId="332E276A" w16cid:durableId="370A7CA6"/>
  <w16cid:commentId w16cid:paraId="1DCEE35A" w16cid:durableId="0293BEE6"/>
  <w16cid:commentId w16cid:paraId="31FC6797" w16cid:durableId="055A3FE8"/>
  <w16cid:commentId w16cid:paraId="794C8C0D" w16cid:durableId="2427E75A"/>
  <w16cid:commentId w16cid:paraId="6F9A6FC7" w16cid:durableId="5C0E3B91"/>
  <w16cid:commentId w16cid:paraId="12BF189C" w16cid:durableId="204C8240"/>
  <w16cid:commentId w16cid:paraId="481FE121" w16cid:durableId="21209FB1"/>
  <w16cid:commentId w16cid:paraId="0A0C7B45" w16cid:durableId="1B1D745C"/>
  <w16cid:commentId w16cid:paraId="16E2F8F1" w16cid:durableId="5EB39E34"/>
  <w16cid:commentId w16cid:paraId="5035D935" w16cid:durableId="5C4D3BAD"/>
  <w16cid:commentId w16cid:paraId="0E25FCEA" w16cid:durableId="09B8BEDD"/>
  <w16cid:commentId w16cid:paraId="72AAF5B6" w16cid:durableId="05F0C4A4"/>
  <w16cid:commentId w16cid:paraId="54940EE5" w16cid:durableId="3414532D"/>
  <w16cid:commentId w16cid:paraId="5FA14DF4" w16cid:durableId="0537F70C"/>
  <w16cid:commentId w16cid:paraId="2A24D377" w16cid:durableId="51217B8A"/>
  <w16cid:commentId w16cid:paraId="61D140F0" w16cid:durableId="448F216E"/>
  <w16cid:commentId w16cid:paraId="03CA47A0" w16cid:durableId="2F392824"/>
  <w16cid:commentId w16cid:paraId="0091F060" w16cid:durableId="2485ADD9"/>
  <w16cid:commentId w16cid:paraId="15E850D3" w16cid:durableId="2C10E0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640A" w:rsidP="002A35DC" w:rsidRDefault="004B640A" w14:paraId="37B24E51" w14:textId="77777777">
      <w:pPr>
        <w:spacing w:line="240" w:lineRule="auto"/>
      </w:pPr>
      <w:r>
        <w:separator/>
      </w:r>
    </w:p>
  </w:endnote>
  <w:endnote w:type="continuationSeparator" w:id="0">
    <w:p w:rsidR="004B640A" w:rsidP="002A35DC" w:rsidRDefault="004B640A" w14:paraId="38BB8FF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640A" w:rsidP="002A35DC" w:rsidRDefault="004B640A" w14:paraId="210EA89C" w14:textId="77777777">
      <w:pPr>
        <w:spacing w:line="240" w:lineRule="auto"/>
      </w:pPr>
      <w:r>
        <w:separator/>
      </w:r>
    </w:p>
  </w:footnote>
  <w:footnote w:type="continuationSeparator" w:id="0">
    <w:p w:rsidR="004B640A" w:rsidP="002A35DC" w:rsidRDefault="004B640A" w14:paraId="71E62182" w14:textId="77777777">
      <w:pPr>
        <w:spacing w:line="240" w:lineRule="auto"/>
      </w:pPr>
      <w:r>
        <w:continuationSeparator/>
      </w:r>
    </w:p>
  </w:footnote>
  <w:footnote w:id="1">
    <w:p w:rsidR="002A35DC" w:rsidRDefault="002A35DC" w14:paraId="61CDB006" w14:textId="4802DE49">
      <w:pPr>
        <w:pStyle w:val="FootnoteText"/>
      </w:pPr>
      <w:r>
        <w:rPr>
          <w:rStyle w:val="FootnoteReference"/>
        </w:rPr>
        <w:footnoteRef/>
      </w:r>
      <w:r>
        <w:t xml:space="preserve"> Denominator is the total number of screenings (N = 92,085)</w:t>
      </w:r>
    </w:p>
  </w:footnote>
  <w:footnote w:id="2">
    <w:p w:rsidR="002A35DC" w:rsidRDefault="002A35DC" w14:paraId="4DAAFE06" w14:textId="46088336">
      <w:pPr>
        <w:pStyle w:val="FootnoteText"/>
      </w:pPr>
      <w:r>
        <w:rPr>
          <w:rStyle w:val="FootnoteReference"/>
        </w:rPr>
        <w:footnoteRef/>
      </w:r>
      <w:r>
        <w:t xml:space="preserve"> Denominator is the total number of completions of the item (column 2)</w:t>
      </w:r>
    </w:p>
  </w:footnote>
  <w:footnote w:id="3">
    <w:p w:rsidR="002A35DC" w:rsidRDefault="002A35DC" w14:paraId="3DE13BD1" w14:textId="45F0BE73">
      <w:pPr>
        <w:pStyle w:val="FootnoteText"/>
      </w:pPr>
      <w:r>
        <w:rPr>
          <w:rStyle w:val="FootnoteReference"/>
        </w:rPr>
        <w:footnoteRef/>
      </w:r>
      <w:r>
        <w:t xml:space="preserve"> Denominator is the total number of “Yes” responses for the item (column 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49c612e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2E04110A"/>
    <w:multiLevelType w:val="hybridMultilevel"/>
    <w:tmpl w:val="2A707EAC"/>
    <w:lvl w:ilvl="0" w:tplc="06206140">
      <w:start w:val="53"/>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69BB6ABA"/>
    <w:multiLevelType w:val="hybridMultilevel"/>
    <w:tmpl w:val="E578E37E"/>
    <w:lvl w:ilvl="0" w:tplc="416A0F00">
      <w:start w:val="1"/>
      <w:numFmt w:val="decimal"/>
      <w:lvlText w:val="(S%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4B4F5B"/>
    <w:multiLevelType w:val="hybridMultilevel"/>
    <w:tmpl w:val="1CC07B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4">
    <w:abstractNumId w:val="3"/>
  </w:num>
  <w:num w:numId="1" w16cid:durableId="675034298">
    <w:abstractNumId w:val="2"/>
  </w:num>
  <w:num w:numId="2" w16cid:durableId="669870419">
    <w:abstractNumId w:val="1"/>
  </w:num>
  <w:num w:numId="3" w16cid:durableId="2083288541">
    <w:abstractNumId w:val="0"/>
  </w:num>
</w:numbering>
</file>

<file path=word/people.xml><?xml version="1.0" encoding="utf-8"?>
<w15:people xmlns:mc="http://schemas.openxmlformats.org/markup-compatibility/2006" xmlns:w15="http://schemas.microsoft.com/office/word/2012/wordml" mc:Ignorable="w15">
  <w15:person w15:author="Mahady, Morrigan">
    <w15:presenceInfo w15:providerId="AD" w15:userId="S::Morrigan.Mahady@uth.tmc.edu::3aa29919-97e9-4856-a87a-546402954135"/>
  </w15:person>
  <w15:person w15:author="Burzynski, Brianna">
    <w15:presenceInfo w15:providerId="AD" w15:userId="S::brianna.burzynski@uth.tmc.edu::505d8bd6-7633-4d4f-9366-e946dcfe98a6"/>
  </w15:person>
  <w15:person w15:author="Mahady, Morrigan">
    <w15:presenceInfo w15:providerId="AD" w15:userId="S::morrigan.mahady@uth.tmc.edu::3aa29919-97e9-4856-a87a-546402954135"/>
  </w15:person>
  <w15:person w15:author="Burzynski, Brianna">
    <w15:presenceInfo w15:providerId="AD" w15:userId="S::brianna.burzynski@uth.tmc.edu::505d8bd6-7633-4d4f-9366-e946dcfe98a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36E"/>
    <w:rsid w:val="00027FEE"/>
    <w:rsid w:val="000E1E48"/>
    <w:rsid w:val="000F7310"/>
    <w:rsid w:val="002A35DC"/>
    <w:rsid w:val="00334C84"/>
    <w:rsid w:val="004273B9"/>
    <w:rsid w:val="004B1A8B"/>
    <w:rsid w:val="004B640A"/>
    <w:rsid w:val="0054226B"/>
    <w:rsid w:val="00626A05"/>
    <w:rsid w:val="00735B2B"/>
    <w:rsid w:val="008D2B03"/>
    <w:rsid w:val="0098448B"/>
    <w:rsid w:val="009B3D7C"/>
    <w:rsid w:val="00AA35DD"/>
    <w:rsid w:val="00B5730A"/>
    <w:rsid w:val="00B85302"/>
    <w:rsid w:val="00BB65A7"/>
    <w:rsid w:val="00BD5F88"/>
    <w:rsid w:val="00D14046"/>
    <w:rsid w:val="00D73DEC"/>
    <w:rsid w:val="00D765B0"/>
    <w:rsid w:val="00D9703F"/>
    <w:rsid w:val="00DA33EC"/>
    <w:rsid w:val="00E026BE"/>
    <w:rsid w:val="00E349F8"/>
    <w:rsid w:val="00E671B2"/>
    <w:rsid w:val="00ED536E"/>
    <w:rsid w:val="00F331A2"/>
    <w:rsid w:val="00F35B7A"/>
    <w:rsid w:val="00F9406D"/>
    <w:rsid w:val="0FA4DE52"/>
    <w:rsid w:val="10CF72DD"/>
    <w:rsid w:val="10E6FB9B"/>
    <w:rsid w:val="11E14146"/>
    <w:rsid w:val="13655CEF"/>
    <w:rsid w:val="157CA925"/>
    <w:rsid w:val="15F56E0B"/>
    <w:rsid w:val="17A6A01F"/>
    <w:rsid w:val="1D4092F2"/>
    <w:rsid w:val="218DE7A8"/>
    <w:rsid w:val="26D762AB"/>
    <w:rsid w:val="28F883B9"/>
    <w:rsid w:val="2ADC0B66"/>
    <w:rsid w:val="2D62FA78"/>
    <w:rsid w:val="2DD4C795"/>
    <w:rsid w:val="2F2E8358"/>
    <w:rsid w:val="322DE726"/>
    <w:rsid w:val="3BFE3222"/>
    <w:rsid w:val="3D4E235C"/>
    <w:rsid w:val="3E0BC0CE"/>
    <w:rsid w:val="4073673D"/>
    <w:rsid w:val="4243E179"/>
    <w:rsid w:val="4C3303F8"/>
    <w:rsid w:val="510EA270"/>
    <w:rsid w:val="5DDF3055"/>
    <w:rsid w:val="602738AA"/>
    <w:rsid w:val="610C9A31"/>
    <w:rsid w:val="654F609B"/>
    <w:rsid w:val="655CFBB5"/>
    <w:rsid w:val="6572D080"/>
    <w:rsid w:val="66B257B8"/>
    <w:rsid w:val="682DDF3E"/>
    <w:rsid w:val="68D52599"/>
    <w:rsid w:val="6CAA2632"/>
    <w:rsid w:val="6EAD2E6B"/>
    <w:rsid w:val="706EB6D8"/>
    <w:rsid w:val="71E88898"/>
    <w:rsid w:val="721FB311"/>
    <w:rsid w:val="747DC901"/>
    <w:rsid w:val="77B6BCD1"/>
    <w:rsid w:val="77E1E59C"/>
    <w:rsid w:val="7EC58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D22A"/>
  <w15:chartTrackingRefBased/>
  <w15:docId w15:val="{C456760B-FBF1-43A9-879C-F3F558CB1A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2B03"/>
    <w:pPr>
      <w:spacing w:after="0" w:line="360" w:lineRule="auto"/>
      <w:ind w:firstLine="720"/>
    </w:pPr>
  </w:style>
  <w:style w:type="paragraph" w:styleId="Heading1">
    <w:name w:val="heading 1"/>
    <w:basedOn w:val="Normal"/>
    <w:next w:val="Normal"/>
    <w:link w:val="Heading1Char"/>
    <w:uiPriority w:val="9"/>
    <w:qFormat/>
    <w:rsid w:val="000F7310"/>
    <w:pPr>
      <w:ind w:firstLine="0"/>
      <w:jc w:val="center"/>
      <w:outlineLvl w:val="0"/>
    </w:pPr>
    <w:rPr>
      <w:b/>
      <w:bCs/>
      <w:sz w:val="24"/>
      <w:szCs w:val="24"/>
    </w:rPr>
  </w:style>
  <w:style w:type="paragraph" w:styleId="Heading2">
    <w:name w:val="heading 2"/>
    <w:basedOn w:val="Normal"/>
    <w:next w:val="Normal"/>
    <w:link w:val="Heading2Char"/>
    <w:uiPriority w:val="9"/>
    <w:unhideWhenUsed/>
    <w:qFormat/>
    <w:rsid w:val="000F7310"/>
    <w:pPr>
      <w:ind w:firstLine="0"/>
      <w:outlineLvl w:val="1"/>
    </w:pPr>
    <w:rPr>
      <w:b/>
      <w:bCs/>
      <w:sz w:val="24"/>
      <w:szCs w:val="24"/>
    </w:rPr>
  </w:style>
  <w:style w:type="paragraph" w:styleId="Heading3">
    <w:name w:val="heading 3"/>
    <w:basedOn w:val="Normal"/>
    <w:next w:val="Normal"/>
    <w:link w:val="Heading3Char"/>
    <w:uiPriority w:val="9"/>
    <w:unhideWhenUsed/>
    <w:qFormat/>
    <w:rsid w:val="000F7310"/>
    <w:pPr>
      <w:ind w:firstLine="0"/>
      <w:outlineLvl w:val="2"/>
    </w:pPr>
    <w:rPr>
      <w:b/>
      <w:bCs/>
    </w:rPr>
  </w:style>
  <w:style w:type="paragraph" w:styleId="Heading4">
    <w:name w:val="heading 4"/>
    <w:basedOn w:val="Normal"/>
    <w:next w:val="Normal"/>
    <w:link w:val="Heading4Char"/>
    <w:uiPriority w:val="9"/>
    <w:semiHidden/>
    <w:unhideWhenUsed/>
    <w:qFormat/>
    <w:rsid w:val="00ED5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3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3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3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36E"/>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mallText" w:customStyle="1">
    <w:name w:val="Small Text"/>
    <w:basedOn w:val="DefaultParagraphFont"/>
    <w:uiPriority w:val="1"/>
    <w:rsid w:val="00735B2B"/>
    <w:rPr>
      <w:sz w:val="16"/>
    </w:rPr>
  </w:style>
  <w:style w:type="paragraph" w:styleId="FileName" w:customStyle="1">
    <w:name w:val="FileName"/>
    <w:basedOn w:val="Normal"/>
    <w:qFormat/>
    <w:rsid w:val="00735B2B"/>
    <w:pPr>
      <w:spacing w:line="240" w:lineRule="auto"/>
      <w:contextualSpacing/>
    </w:pPr>
    <w:rPr>
      <w:rFonts w:ascii="Century Gothic" w:hAnsi="Century Gothic" w:eastAsiaTheme="majorEastAsia" w:cstheme="majorBidi"/>
      <w:spacing w:val="-10"/>
      <w:kern w:val="28"/>
      <w:sz w:val="16"/>
      <w:szCs w:val="28"/>
      <w:lang w:eastAsia="ja-JP"/>
      <w14:ligatures w14:val="none"/>
    </w:rPr>
  </w:style>
  <w:style w:type="character" w:styleId="Hiddentext" w:customStyle="1">
    <w:name w:val="Hidden text"/>
    <w:basedOn w:val="DefaultParagraphFont"/>
    <w:uiPriority w:val="1"/>
    <w:rsid w:val="0098448B"/>
    <w:rPr>
      <w:vanish/>
      <w:sz w:val="2"/>
    </w:rPr>
  </w:style>
  <w:style w:type="character" w:styleId="Hyperlink">
    <w:name w:val="Hyperlink"/>
    <w:basedOn w:val="DefaultParagraphFont"/>
    <w:uiPriority w:val="99"/>
    <w:unhideWhenUsed/>
    <w:rsid w:val="00D765B0"/>
    <w:rPr>
      <w:color w:val="124F1A" w:themeColor="accent3" w:themeShade="BF"/>
      <w:u w:val="single"/>
    </w:rPr>
  </w:style>
  <w:style w:type="paragraph" w:styleId="Code" w:customStyle="1">
    <w:name w:val="Code"/>
    <w:basedOn w:val="Normal"/>
    <w:link w:val="CodeChar"/>
    <w:autoRedefine/>
    <w:qFormat/>
    <w:rsid w:val="00BD5F88"/>
    <w:pPr>
      <w:spacing w:before="80" w:after="80" w:line="240" w:lineRule="auto"/>
    </w:pPr>
    <w:rPr>
      <w:rFonts w:ascii="Courier New" w:hAnsi="Courier New"/>
    </w:rPr>
  </w:style>
  <w:style w:type="character" w:styleId="CodeChar" w:customStyle="1">
    <w:name w:val="Code Char"/>
    <w:basedOn w:val="DefaultParagraphFont"/>
    <w:link w:val="Code"/>
    <w:rsid w:val="00BD5F88"/>
    <w:rPr>
      <w:rFonts w:ascii="Courier New" w:hAnsi="Courier New"/>
    </w:rPr>
  </w:style>
  <w:style w:type="character" w:styleId="Heading1Char" w:customStyle="1">
    <w:name w:val="Heading 1 Char"/>
    <w:basedOn w:val="DefaultParagraphFont"/>
    <w:link w:val="Heading1"/>
    <w:uiPriority w:val="9"/>
    <w:rsid w:val="000F7310"/>
    <w:rPr>
      <w:b/>
      <w:bCs/>
      <w:sz w:val="24"/>
      <w:szCs w:val="24"/>
    </w:rPr>
  </w:style>
  <w:style w:type="character" w:styleId="Heading2Char" w:customStyle="1">
    <w:name w:val="Heading 2 Char"/>
    <w:basedOn w:val="DefaultParagraphFont"/>
    <w:link w:val="Heading2"/>
    <w:uiPriority w:val="9"/>
    <w:rsid w:val="000F7310"/>
    <w:rPr>
      <w:b/>
      <w:bCs/>
      <w:sz w:val="24"/>
      <w:szCs w:val="24"/>
    </w:rPr>
  </w:style>
  <w:style w:type="character" w:styleId="Heading3Char" w:customStyle="1">
    <w:name w:val="Heading 3 Char"/>
    <w:basedOn w:val="DefaultParagraphFont"/>
    <w:link w:val="Heading3"/>
    <w:uiPriority w:val="9"/>
    <w:rsid w:val="000F7310"/>
    <w:rPr>
      <w:b/>
      <w:bCs/>
    </w:rPr>
  </w:style>
  <w:style w:type="character" w:styleId="Heading4Char" w:customStyle="1">
    <w:name w:val="Heading 4 Char"/>
    <w:basedOn w:val="DefaultParagraphFont"/>
    <w:link w:val="Heading4"/>
    <w:uiPriority w:val="9"/>
    <w:semiHidden/>
    <w:rsid w:val="00ED536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D536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D536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D536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D536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D536E"/>
    <w:rPr>
      <w:rFonts w:eastAsiaTheme="majorEastAsia" w:cstheme="majorBidi"/>
      <w:color w:val="272727" w:themeColor="text1" w:themeTint="D8"/>
    </w:rPr>
  </w:style>
  <w:style w:type="paragraph" w:styleId="Title">
    <w:name w:val="Title"/>
    <w:basedOn w:val="Normal"/>
    <w:next w:val="Normal"/>
    <w:link w:val="TitleChar"/>
    <w:uiPriority w:val="10"/>
    <w:qFormat/>
    <w:rsid w:val="00ED536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D536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D536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D5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36E"/>
    <w:pPr>
      <w:spacing w:before="160"/>
      <w:jc w:val="center"/>
    </w:pPr>
    <w:rPr>
      <w:i/>
      <w:iCs/>
      <w:color w:val="404040" w:themeColor="text1" w:themeTint="BF"/>
    </w:rPr>
  </w:style>
  <w:style w:type="character" w:styleId="QuoteChar" w:customStyle="1">
    <w:name w:val="Quote Char"/>
    <w:basedOn w:val="DefaultParagraphFont"/>
    <w:link w:val="Quote"/>
    <w:uiPriority w:val="29"/>
    <w:rsid w:val="00ED536E"/>
    <w:rPr>
      <w:i/>
      <w:iCs/>
      <w:color w:val="404040" w:themeColor="text1" w:themeTint="BF"/>
    </w:rPr>
  </w:style>
  <w:style w:type="paragraph" w:styleId="ListParagraph">
    <w:name w:val="List Paragraph"/>
    <w:basedOn w:val="Normal"/>
    <w:uiPriority w:val="34"/>
    <w:qFormat/>
    <w:rsid w:val="00ED536E"/>
    <w:pPr>
      <w:ind w:left="720"/>
      <w:contextualSpacing/>
    </w:pPr>
  </w:style>
  <w:style w:type="character" w:styleId="IntenseEmphasis">
    <w:name w:val="Intense Emphasis"/>
    <w:basedOn w:val="DefaultParagraphFont"/>
    <w:uiPriority w:val="21"/>
    <w:qFormat/>
    <w:rsid w:val="00ED536E"/>
    <w:rPr>
      <w:i/>
      <w:iCs/>
      <w:color w:val="0F4761" w:themeColor="accent1" w:themeShade="BF"/>
    </w:rPr>
  </w:style>
  <w:style w:type="paragraph" w:styleId="IntenseQuote">
    <w:name w:val="Intense Quote"/>
    <w:basedOn w:val="Normal"/>
    <w:next w:val="Normal"/>
    <w:link w:val="IntenseQuoteChar"/>
    <w:uiPriority w:val="30"/>
    <w:qFormat/>
    <w:rsid w:val="00ED536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D536E"/>
    <w:rPr>
      <w:i/>
      <w:iCs/>
      <w:color w:val="0F4761" w:themeColor="accent1" w:themeShade="BF"/>
    </w:rPr>
  </w:style>
  <w:style w:type="character" w:styleId="IntenseReference">
    <w:name w:val="Intense Reference"/>
    <w:basedOn w:val="DefaultParagraphFont"/>
    <w:uiPriority w:val="32"/>
    <w:qFormat/>
    <w:rsid w:val="00ED536E"/>
    <w:rPr>
      <w:b/>
      <w:bCs/>
      <w:smallCaps/>
      <w:color w:val="0F4761" w:themeColor="accent1" w:themeShade="BF"/>
      <w:spacing w:val="5"/>
    </w:rPr>
  </w:style>
  <w:style w:type="character" w:styleId="CommentReference">
    <w:name w:val="annotation reference"/>
    <w:basedOn w:val="DefaultParagraphFont"/>
    <w:uiPriority w:val="99"/>
    <w:semiHidden/>
    <w:unhideWhenUsed/>
    <w:rsid w:val="00ED536E"/>
    <w:rPr>
      <w:sz w:val="16"/>
      <w:szCs w:val="16"/>
    </w:rPr>
  </w:style>
  <w:style w:type="paragraph" w:styleId="CommentText">
    <w:name w:val="annotation text"/>
    <w:basedOn w:val="Normal"/>
    <w:link w:val="CommentTextChar"/>
    <w:uiPriority w:val="99"/>
    <w:unhideWhenUsed/>
    <w:rsid w:val="00ED536E"/>
    <w:pPr>
      <w:spacing w:line="240" w:lineRule="auto"/>
    </w:pPr>
    <w:rPr>
      <w:sz w:val="20"/>
      <w:szCs w:val="20"/>
    </w:rPr>
  </w:style>
  <w:style w:type="character" w:styleId="CommentTextChar" w:customStyle="1">
    <w:name w:val="Comment Text Char"/>
    <w:basedOn w:val="DefaultParagraphFont"/>
    <w:link w:val="CommentText"/>
    <w:uiPriority w:val="99"/>
    <w:rsid w:val="00ED536E"/>
    <w:rPr>
      <w:sz w:val="20"/>
      <w:szCs w:val="20"/>
    </w:rPr>
  </w:style>
  <w:style w:type="paragraph" w:styleId="CommentSubject">
    <w:name w:val="annotation subject"/>
    <w:basedOn w:val="CommentText"/>
    <w:next w:val="CommentText"/>
    <w:link w:val="CommentSubjectChar"/>
    <w:uiPriority w:val="99"/>
    <w:semiHidden/>
    <w:unhideWhenUsed/>
    <w:rsid w:val="00ED536E"/>
    <w:rPr>
      <w:b/>
      <w:bCs/>
    </w:rPr>
  </w:style>
  <w:style w:type="character" w:styleId="CommentSubjectChar" w:customStyle="1">
    <w:name w:val="Comment Subject Char"/>
    <w:basedOn w:val="CommentTextChar"/>
    <w:link w:val="CommentSubject"/>
    <w:uiPriority w:val="99"/>
    <w:semiHidden/>
    <w:rsid w:val="00ED536E"/>
    <w:rPr>
      <w:b/>
      <w:bCs/>
      <w:sz w:val="20"/>
      <w:szCs w:val="20"/>
    </w:rPr>
  </w:style>
  <w:style w:type="paragraph" w:styleId="TableandFigureHeadings" w:customStyle="1">
    <w:name w:val="Table and Figure Headings"/>
    <w:basedOn w:val="Heading3"/>
    <w:link w:val="TableandFigureHeadingsChar"/>
    <w:qFormat/>
    <w:rsid w:val="00D14046"/>
    <w:pPr>
      <w:jc w:val="center"/>
    </w:pPr>
  </w:style>
  <w:style w:type="character" w:styleId="TableandFigureHeadingsChar" w:customStyle="1">
    <w:name w:val="Table and Figure Headings Char"/>
    <w:basedOn w:val="DefaultParagraphFont"/>
    <w:link w:val="TableandFigureHeadings"/>
    <w:rsid w:val="00D14046"/>
    <w:rPr>
      <w:b/>
      <w:bCs/>
    </w:rPr>
  </w:style>
  <w:style w:type="character" w:styleId="UnresolvedMention">
    <w:name w:val="Unresolved Mention"/>
    <w:basedOn w:val="DefaultParagraphFont"/>
    <w:uiPriority w:val="99"/>
    <w:semiHidden/>
    <w:unhideWhenUsed/>
    <w:rsid w:val="00D14046"/>
    <w:rPr>
      <w:color w:val="605E5C"/>
      <w:shd w:val="clear" w:color="auto" w:fill="E1DFDD"/>
    </w:rPr>
  </w:style>
  <w:style w:type="paragraph" w:styleId="FootnoteText">
    <w:name w:val="footnote text"/>
    <w:basedOn w:val="Normal"/>
    <w:link w:val="FootnoteTextChar"/>
    <w:uiPriority w:val="99"/>
    <w:semiHidden/>
    <w:unhideWhenUsed/>
    <w:rsid w:val="002A35DC"/>
    <w:pPr>
      <w:spacing w:line="240" w:lineRule="auto"/>
    </w:pPr>
    <w:rPr>
      <w:sz w:val="20"/>
      <w:szCs w:val="20"/>
    </w:rPr>
  </w:style>
  <w:style w:type="character" w:styleId="FootnoteTextChar" w:customStyle="1">
    <w:name w:val="Footnote Text Char"/>
    <w:basedOn w:val="DefaultParagraphFont"/>
    <w:link w:val="FootnoteText"/>
    <w:uiPriority w:val="99"/>
    <w:semiHidden/>
    <w:rsid w:val="002A35DC"/>
    <w:rPr>
      <w:sz w:val="20"/>
      <w:szCs w:val="20"/>
    </w:rPr>
  </w:style>
  <w:style w:type="character" w:styleId="FootnoteReference">
    <w:name w:val="footnote reference"/>
    <w:basedOn w:val="DefaultParagraphFont"/>
    <w:uiPriority w:val="99"/>
    <w:semiHidden/>
    <w:unhideWhenUsed/>
    <w:rsid w:val="002A35DC"/>
    <w:rPr>
      <w:vertAlign w:val="superscript"/>
    </w:rPr>
  </w:style>
  <w:style w:type="paragraph" w:styleId="Revision">
    <w:name w:val="Revision"/>
    <w:hidden/>
    <w:uiPriority w:val="99"/>
    <w:semiHidden/>
    <w:rsid w:val="00BB65A7"/>
    <w:pPr>
      <w:spacing w:after="0" w:line="240" w:lineRule="auto"/>
    </w:pPr>
  </w:style>
  <w:style w:type="paragraph" w:styleId="Bibliography">
    <w:name w:val="Bibliography"/>
    <w:basedOn w:val="Normal"/>
    <w:next w:val="Normal"/>
    <w:uiPriority w:val="37"/>
    <w:unhideWhenUsed/>
    <w:rsid w:val="00BB65A7"/>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19201">
      <w:bodyDiv w:val="1"/>
      <w:marLeft w:val="0"/>
      <w:marRight w:val="0"/>
      <w:marTop w:val="0"/>
      <w:marBottom w:val="0"/>
      <w:divBdr>
        <w:top w:val="none" w:sz="0" w:space="0" w:color="auto"/>
        <w:left w:val="none" w:sz="0" w:space="0" w:color="auto"/>
        <w:bottom w:val="none" w:sz="0" w:space="0" w:color="auto"/>
        <w:right w:val="none" w:sz="0" w:space="0" w:color="auto"/>
      </w:divBdr>
      <w:divsChild>
        <w:div w:id="1898513512">
          <w:marLeft w:val="0"/>
          <w:marRight w:val="0"/>
          <w:marTop w:val="0"/>
          <w:marBottom w:val="0"/>
          <w:divBdr>
            <w:top w:val="none" w:sz="0" w:space="0" w:color="auto"/>
            <w:left w:val="none" w:sz="0" w:space="0" w:color="auto"/>
            <w:bottom w:val="none" w:sz="0" w:space="0" w:color="auto"/>
            <w:right w:val="none" w:sz="0" w:space="0" w:color="auto"/>
          </w:divBdr>
          <w:divsChild>
            <w:div w:id="343096293">
              <w:marLeft w:val="0"/>
              <w:marRight w:val="0"/>
              <w:marTop w:val="0"/>
              <w:marBottom w:val="0"/>
              <w:divBdr>
                <w:top w:val="none" w:sz="0" w:space="0" w:color="auto"/>
                <w:left w:val="none" w:sz="0" w:space="0" w:color="auto"/>
                <w:bottom w:val="none" w:sz="0" w:space="0" w:color="auto"/>
                <w:right w:val="none" w:sz="0" w:space="0" w:color="auto"/>
              </w:divBdr>
            </w:div>
            <w:div w:id="1246768360">
              <w:marLeft w:val="0"/>
              <w:marRight w:val="0"/>
              <w:marTop w:val="0"/>
              <w:marBottom w:val="0"/>
              <w:divBdr>
                <w:top w:val="none" w:sz="0" w:space="0" w:color="auto"/>
                <w:left w:val="none" w:sz="0" w:space="0" w:color="auto"/>
                <w:bottom w:val="none" w:sz="0" w:space="0" w:color="auto"/>
                <w:right w:val="none" w:sz="0" w:space="0" w:color="auto"/>
              </w:divBdr>
            </w:div>
            <w:div w:id="14784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483">
      <w:bodyDiv w:val="1"/>
      <w:marLeft w:val="0"/>
      <w:marRight w:val="0"/>
      <w:marTop w:val="0"/>
      <w:marBottom w:val="0"/>
      <w:divBdr>
        <w:top w:val="none" w:sz="0" w:space="0" w:color="auto"/>
        <w:left w:val="none" w:sz="0" w:space="0" w:color="auto"/>
        <w:bottom w:val="none" w:sz="0" w:space="0" w:color="auto"/>
        <w:right w:val="none" w:sz="0" w:space="0" w:color="auto"/>
      </w:divBdr>
    </w:div>
    <w:div w:id="188957898">
      <w:bodyDiv w:val="1"/>
      <w:marLeft w:val="0"/>
      <w:marRight w:val="0"/>
      <w:marTop w:val="0"/>
      <w:marBottom w:val="0"/>
      <w:divBdr>
        <w:top w:val="none" w:sz="0" w:space="0" w:color="auto"/>
        <w:left w:val="none" w:sz="0" w:space="0" w:color="auto"/>
        <w:bottom w:val="none" w:sz="0" w:space="0" w:color="auto"/>
        <w:right w:val="none" w:sz="0" w:space="0" w:color="auto"/>
      </w:divBdr>
      <w:divsChild>
        <w:div w:id="815875594">
          <w:marLeft w:val="0"/>
          <w:marRight w:val="0"/>
          <w:marTop w:val="0"/>
          <w:marBottom w:val="0"/>
          <w:divBdr>
            <w:top w:val="none" w:sz="0" w:space="0" w:color="auto"/>
            <w:left w:val="none" w:sz="0" w:space="0" w:color="auto"/>
            <w:bottom w:val="none" w:sz="0" w:space="0" w:color="auto"/>
            <w:right w:val="none" w:sz="0" w:space="0" w:color="auto"/>
          </w:divBdr>
          <w:divsChild>
            <w:div w:id="1265268522">
              <w:marLeft w:val="0"/>
              <w:marRight w:val="0"/>
              <w:marTop w:val="0"/>
              <w:marBottom w:val="0"/>
              <w:divBdr>
                <w:top w:val="none" w:sz="0" w:space="0" w:color="auto"/>
                <w:left w:val="none" w:sz="0" w:space="0" w:color="auto"/>
                <w:bottom w:val="none" w:sz="0" w:space="0" w:color="auto"/>
                <w:right w:val="none" w:sz="0" w:space="0" w:color="auto"/>
              </w:divBdr>
              <w:divsChild>
                <w:div w:id="1477255222">
                  <w:marLeft w:val="0"/>
                  <w:marRight w:val="0"/>
                  <w:marTop w:val="0"/>
                  <w:marBottom w:val="0"/>
                  <w:divBdr>
                    <w:top w:val="none" w:sz="0" w:space="0" w:color="auto"/>
                    <w:left w:val="none" w:sz="0" w:space="0" w:color="auto"/>
                    <w:bottom w:val="none" w:sz="0" w:space="0" w:color="auto"/>
                    <w:right w:val="none" w:sz="0" w:space="0" w:color="auto"/>
                  </w:divBdr>
                  <w:divsChild>
                    <w:div w:id="1025180250">
                      <w:marLeft w:val="0"/>
                      <w:marRight w:val="0"/>
                      <w:marTop w:val="0"/>
                      <w:marBottom w:val="0"/>
                      <w:divBdr>
                        <w:top w:val="none" w:sz="0" w:space="0" w:color="auto"/>
                        <w:left w:val="none" w:sz="0" w:space="0" w:color="auto"/>
                        <w:bottom w:val="none" w:sz="0" w:space="0" w:color="auto"/>
                        <w:right w:val="none" w:sz="0" w:space="0" w:color="auto"/>
                      </w:divBdr>
                      <w:divsChild>
                        <w:div w:id="1635065606">
                          <w:marLeft w:val="0"/>
                          <w:marRight w:val="0"/>
                          <w:marTop w:val="0"/>
                          <w:marBottom w:val="0"/>
                          <w:divBdr>
                            <w:top w:val="none" w:sz="0" w:space="0" w:color="auto"/>
                            <w:left w:val="none" w:sz="0" w:space="0" w:color="auto"/>
                            <w:bottom w:val="none" w:sz="0" w:space="0" w:color="auto"/>
                            <w:right w:val="none" w:sz="0" w:space="0" w:color="auto"/>
                          </w:divBdr>
                        </w:div>
                      </w:divsChild>
                    </w:div>
                    <w:div w:id="932516251">
                      <w:marLeft w:val="0"/>
                      <w:marRight w:val="0"/>
                      <w:marTop w:val="0"/>
                      <w:marBottom w:val="0"/>
                      <w:divBdr>
                        <w:top w:val="none" w:sz="0" w:space="0" w:color="auto"/>
                        <w:left w:val="none" w:sz="0" w:space="0" w:color="auto"/>
                        <w:bottom w:val="none" w:sz="0" w:space="0" w:color="auto"/>
                        <w:right w:val="none" w:sz="0" w:space="0" w:color="auto"/>
                      </w:divBdr>
                      <w:divsChild>
                        <w:div w:id="1166555999">
                          <w:marLeft w:val="0"/>
                          <w:marRight w:val="0"/>
                          <w:marTop w:val="0"/>
                          <w:marBottom w:val="0"/>
                          <w:divBdr>
                            <w:top w:val="none" w:sz="0" w:space="0" w:color="auto"/>
                            <w:left w:val="none" w:sz="0" w:space="0" w:color="auto"/>
                            <w:bottom w:val="none" w:sz="0" w:space="0" w:color="auto"/>
                            <w:right w:val="none" w:sz="0" w:space="0" w:color="auto"/>
                          </w:divBdr>
                        </w:div>
                      </w:divsChild>
                    </w:div>
                    <w:div w:id="1037893868">
                      <w:marLeft w:val="0"/>
                      <w:marRight w:val="0"/>
                      <w:marTop w:val="0"/>
                      <w:marBottom w:val="0"/>
                      <w:divBdr>
                        <w:top w:val="none" w:sz="0" w:space="0" w:color="auto"/>
                        <w:left w:val="none" w:sz="0" w:space="0" w:color="auto"/>
                        <w:bottom w:val="none" w:sz="0" w:space="0" w:color="auto"/>
                        <w:right w:val="none" w:sz="0" w:space="0" w:color="auto"/>
                      </w:divBdr>
                      <w:divsChild>
                        <w:div w:id="1724404213">
                          <w:marLeft w:val="0"/>
                          <w:marRight w:val="0"/>
                          <w:marTop w:val="0"/>
                          <w:marBottom w:val="0"/>
                          <w:divBdr>
                            <w:top w:val="none" w:sz="0" w:space="0" w:color="auto"/>
                            <w:left w:val="none" w:sz="0" w:space="0" w:color="auto"/>
                            <w:bottom w:val="none" w:sz="0" w:space="0" w:color="auto"/>
                            <w:right w:val="none" w:sz="0" w:space="0" w:color="auto"/>
                          </w:divBdr>
                        </w:div>
                      </w:divsChild>
                    </w:div>
                    <w:div w:id="1560750241">
                      <w:marLeft w:val="0"/>
                      <w:marRight w:val="0"/>
                      <w:marTop w:val="0"/>
                      <w:marBottom w:val="0"/>
                      <w:divBdr>
                        <w:top w:val="none" w:sz="0" w:space="0" w:color="auto"/>
                        <w:left w:val="none" w:sz="0" w:space="0" w:color="auto"/>
                        <w:bottom w:val="none" w:sz="0" w:space="0" w:color="auto"/>
                        <w:right w:val="none" w:sz="0" w:space="0" w:color="auto"/>
                      </w:divBdr>
                      <w:divsChild>
                        <w:div w:id="1650135007">
                          <w:marLeft w:val="0"/>
                          <w:marRight w:val="0"/>
                          <w:marTop w:val="0"/>
                          <w:marBottom w:val="0"/>
                          <w:divBdr>
                            <w:top w:val="none" w:sz="0" w:space="0" w:color="auto"/>
                            <w:left w:val="none" w:sz="0" w:space="0" w:color="auto"/>
                            <w:bottom w:val="none" w:sz="0" w:space="0" w:color="auto"/>
                            <w:right w:val="none" w:sz="0" w:space="0" w:color="auto"/>
                          </w:divBdr>
                        </w:div>
                      </w:divsChild>
                    </w:div>
                    <w:div w:id="609120519">
                      <w:marLeft w:val="0"/>
                      <w:marRight w:val="0"/>
                      <w:marTop w:val="0"/>
                      <w:marBottom w:val="0"/>
                      <w:divBdr>
                        <w:top w:val="none" w:sz="0" w:space="0" w:color="auto"/>
                        <w:left w:val="none" w:sz="0" w:space="0" w:color="auto"/>
                        <w:bottom w:val="none" w:sz="0" w:space="0" w:color="auto"/>
                        <w:right w:val="none" w:sz="0" w:space="0" w:color="auto"/>
                      </w:divBdr>
                      <w:divsChild>
                        <w:div w:id="930507624">
                          <w:marLeft w:val="0"/>
                          <w:marRight w:val="0"/>
                          <w:marTop w:val="0"/>
                          <w:marBottom w:val="0"/>
                          <w:divBdr>
                            <w:top w:val="none" w:sz="0" w:space="0" w:color="auto"/>
                            <w:left w:val="none" w:sz="0" w:space="0" w:color="auto"/>
                            <w:bottom w:val="none" w:sz="0" w:space="0" w:color="auto"/>
                            <w:right w:val="none" w:sz="0" w:space="0" w:color="auto"/>
                          </w:divBdr>
                        </w:div>
                      </w:divsChild>
                    </w:div>
                    <w:div w:id="1572428927">
                      <w:marLeft w:val="0"/>
                      <w:marRight w:val="0"/>
                      <w:marTop w:val="0"/>
                      <w:marBottom w:val="0"/>
                      <w:divBdr>
                        <w:top w:val="none" w:sz="0" w:space="0" w:color="auto"/>
                        <w:left w:val="none" w:sz="0" w:space="0" w:color="auto"/>
                        <w:bottom w:val="none" w:sz="0" w:space="0" w:color="auto"/>
                        <w:right w:val="none" w:sz="0" w:space="0" w:color="auto"/>
                      </w:divBdr>
                      <w:divsChild>
                        <w:div w:id="1206285956">
                          <w:marLeft w:val="0"/>
                          <w:marRight w:val="0"/>
                          <w:marTop w:val="0"/>
                          <w:marBottom w:val="0"/>
                          <w:divBdr>
                            <w:top w:val="none" w:sz="0" w:space="0" w:color="auto"/>
                            <w:left w:val="none" w:sz="0" w:space="0" w:color="auto"/>
                            <w:bottom w:val="none" w:sz="0" w:space="0" w:color="auto"/>
                            <w:right w:val="none" w:sz="0" w:space="0" w:color="auto"/>
                          </w:divBdr>
                        </w:div>
                      </w:divsChild>
                    </w:div>
                    <w:div w:id="352459495">
                      <w:marLeft w:val="0"/>
                      <w:marRight w:val="0"/>
                      <w:marTop w:val="0"/>
                      <w:marBottom w:val="0"/>
                      <w:divBdr>
                        <w:top w:val="none" w:sz="0" w:space="0" w:color="auto"/>
                        <w:left w:val="none" w:sz="0" w:space="0" w:color="auto"/>
                        <w:bottom w:val="none" w:sz="0" w:space="0" w:color="auto"/>
                        <w:right w:val="none" w:sz="0" w:space="0" w:color="auto"/>
                      </w:divBdr>
                      <w:divsChild>
                        <w:div w:id="174879626">
                          <w:marLeft w:val="0"/>
                          <w:marRight w:val="0"/>
                          <w:marTop w:val="0"/>
                          <w:marBottom w:val="0"/>
                          <w:divBdr>
                            <w:top w:val="none" w:sz="0" w:space="0" w:color="auto"/>
                            <w:left w:val="none" w:sz="0" w:space="0" w:color="auto"/>
                            <w:bottom w:val="none" w:sz="0" w:space="0" w:color="auto"/>
                            <w:right w:val="none" w:sz="0" w:space="0" w:color="auto"/>
                          </w:divBdr>
                        </w:div>
                      </w:divsChild>
                    </w:div>
                    <w:div w:id="966740853">
                      <w:marLeft w:val="0"/>
                      <w:marRight w:val="0"/>
                      <w:marTop w:val="0"/>
                      <w:marBottom w:val="0"/>
                      <w:divBdr>
                        <w:top w:val="none" w:sz="0" w:space="0" w:color="auto"/>
                        <w:left w:val="none" w:sz="0" w:space="0" w:color="auto"/>
                        <w:bottom w:val="none" w:sz="0" w:space="0" w:color="auto"/>
                        <w:right w:val="none" w:sz="0" w:space="0" w:color="auto"/>
                      </w:divBdr>
                      <w:divsChild>
                        <w:div w:id="764766674">
                          <w:marLeft w:val="0"/>
                          <w:marRight w:val="0"/>
                          <w:marTop w:val="0"/>
                          <w:marBottom w:val="0"/>
                          <w:divBdr>
                            <w:top w:val="none" w:sz="0" w:space="0" w:color="auto"/>
                            <w:left w:val="none" w:sz="0" w:space="0" w:color="auto"/>
                            <w:bottom w:val="none" w:sz="0" w:space="0" w:color="auto"/>
                            <w:right w:val="none" w:sz="0" w:space="0" w:color="auto"/>
                          </w:divBdr>
                        </w:div>
                      </w:divsChild>
                    </w:div>
                    <w:div w:id="1835339202">
                      <w:marLeft w:val="0"/>
                      <w:marRight w:val="0"/>
                      <w:marTop w:val="0"/>
                      <w:marBottom w:val="0"/>
                      <w:divBdr>
                        <w:top w:val="none" w:sz="0" w:space="0" w:color="auto"/>
                        <w:left w:val="none" w:sz="0" w:space="0" w:color="auto"/>
                        <w:bottom w:val="none" w:sz="0" w:space="0" w:color="auto"/>
                        <w:right w:val="none" w:sz="0" w:space="0" w:color="auto"/>
                      </w:divBdr>
                      <w:divsChild>
                        <w:div w:id="1703507075">
                          <w:marLeft w:val="0"/>
                          <w:marRight w:val="0"/>
                          <w:marTop w:val="0"/>
                          <w:marBottom w:val="0"/>
                          <w:divBdr>
                            <w:top w:val="none" w:sz="0" w:space="0" w:color="auto"/>
                            <w:left w:val="none" w:sz="0" w:space="0" w:color="auto"/>
                            <w:bottom w:val="none" w:sz="0" w:space="0" w:color="auto"/>
                            <w:right w:val="none" w:sz="0" w:space="0" w:color="auto"/>
                          </w:divBdr>
                        </w:div>
                      </w:divsChild>
                    </w:div>
                    <w:div w:id="1321890456">
                      <w:marLeft w:val="0"/>
                      <w:marRight w:val="0"/>
                      <w:marTop w:val="0"/>
                      <w:marBottom w:val="0"/>
                      <w:divBdr>
                        <w:top w:val="none" w:sz="0" w:space="0" w:color="auto"/>
                        <w:left w:val="none" w:sz="0" w:space="0" w:color="auto"/>
                        <w:bottom w:val="none" w:sz="0" w:space="0" w:color="auto"/>
                        <w:right w:val="none" w:sz="0" w:space="0" w:color="auto"/>
                      </w:divBdr>
                      <w:divsChild>
                        <w:div w:id="1487090407">
                          <w:marLeft w:val="0"/>
                          <w:marRight w:val="0"/>
                          <w:marTop w:val="0"/>
                          <w:marBottom w:val="0"/>
                          <w:divBdr>
                            <w:top w:val="none" w:sz="0" w:space="0" w:color="auto"/>
                            <w:left w:val="none" w:sz="0" w:space="0" w:color="auto"/>
                            <w:bottom w:val="none" w:sz="0" w:space="0" w:color="auto"/>
                            <w:right w:val="none" w:sz="0" w:space="0" w:color="auto"/>
                          </w:divBdr>
                        </w:div>
                      </w:divsChild>
                    </w:div>
                    <w:div w:id="109979174">
                      <w:marLeft w:val="0"/>
                      <w:marRight w:val="0"/>
                      <w:marTop w:val="0"/>
                      <w:marBottom w:val="0"/>
                      <w:divBdr>
                        <w:top w:val="none" w:sz="0" w:space="0" w:color="auto"/>
                        <w:left w:val="none" w:sz="0" w:space="0" w:color="auto"/>
                        <w:bottom w:val="none" w:sz="0" w:space="0" w:color="auto"/>
                        <w:right w:val="none" w:sz="0" w:space="0" w:color="auto"/>
                      </w:divBdr>
                      <w:divsChild>
                        <w:div w:id="1696539594">
                          <w:marLeft w:val="0"/>
                          <w:marRight w:val="0"/>
                          <w:marTop w:val="0"/>
                          <w:marBottom w:val="0"/>
                          <w:divBdr>
                            <w:top w:val="none" w:sz="0" w:space="0" w:color="auto"/>
                            <w:left w:val="none" w:sz="0" w:space="0" w:color="auto"/>
                            <w:bottom w:val="none" w:sz="0" w:space="0" w:color="auto"/>
                            <w:right w:val="none" w:sz="0" w:space="0" w:color="auto"/>
                          </w:divBdr>
                        </w:div>
                      </w:divsChild>
                    </w:div>
                    <w:div w:id="1200584274">
                      <w:marLeft w:val="0"/>
                      <w:marRight w:val="0"/>
                      <w:marTop w:val="0"/>
                      <w:marBottom w:val="0"/>
                      <w:divBdr>
                        <w:top w:val="none" w:sz="0" w:space="0" w:color="auto"/>
                        <w:left w:val="none" w:sz="0" w:space="0" w:color="auto"/>
                        <w:bottom w:val="none" w:sz="0" w:space="0" w:color="auto"/>
                        <w:right w:val="none" w:sz="0" w:space="0" w:color="auto"/>
                      </w:divBdr>
                      <w:divsChild>
                        <w:div w:id="319188564">
                          <w:marLeft w:val="0"/>
                          <w:marRight w:val="0"/>
                          <w:marTop w:val="0"/>
                          <w:marBottom w:val="0"/>
                          <w:divBdr>
                            <w:top w:val="none" w:sz="0" w:space="0" w:color="auto"/>
                            <w:left w:val="none" w:sz="0" w:space="0" w:color="auto"/>
                            <w:bottom w:val="none" w:sz="0" w:space="0" w:color="auto"/>
                            <w:right w:val="none" w:sz="0" w:space="0" w:color="auto"/>
                          </w:divBdr>
                        </w:div>
                      </w:divsChild>
                    </w:div>
                    <w:div w:id="68580334">
                      <w:marLeft w:val="0"/>
                      <w:marRight w:val="0"/>
                      <w:marTop w:val="0"/>
                      <w:marBottom w:val="0"/>
                      <w:divBdr>
                        <w:top w:val="none" w:sz="0" w:space="0" w:color="auto"/>
                        <w:left w:val="none" w:sz="0" w:space="0" w:color="auto"/>
                        <w:bottom w:val="none" w:sz="0" w:space="0" w:color="auto"/>
                        <w:right w:val="none" w:sz="0" w:space="0" w:color="auto"/>
                      </w:divBdr>
                      <w:divsChild>
                        <w:div w:id="1631473329">
                          <w:marLeft w:val="0"/>
                          <w:marRight w:val="0"/>
                          <w:marTop w:val="0"/>
                          <w:marBottom w:val="0"/>
                          <w:divBdr>
                            <w:top w:val="none" w:sz="0" w:space="0" w:color="auto"/>
                            <w:left w:val="none" w:sz="0" w:space="0" w:color="auto"/>
                            <w:bottom w:val="none" w:sz="0" w:space="0" w:color="auto"/>
                            <w:right w:val="none" w:sz="0" w:space="0" w:color="auto"/>
                          </w:divBdr>
                        </w:div>
                      </w:divsChild>
                    </w:div>
                    <w:div w:id="1583683097">
                      <w:marLeft w:val="0"/>
                      <w:marRight w:val="0"/>
                      <w:marTop w:val="0"/>
                      <w:marBottom w:val="0"/>
                      <w:divBdr>
                        <w:top w:val="none" w:sz="0" w:space="0" w:color="auto"/>
                        <w:left w:val="none" w:sz="0" w:space="0" w:color="auto"/>
                        <w:bottom w:val="none" w:sz="0" w:space="0" w:color="auto"/>
                        <w:right w:val="none" w:sz="0" w:space="0" w:color="auto"/>
                      </w:divBdr>
                      <w:divsChild>
                        <w:div w:id="450244153">
                          <w:marLeft w:val="0"/>
                          <w:marRight w:val="0"/>
                          <w:marTop w:val="0"/>
                          <w:marBottom w:val="0"/>
                          <w:divBdr>
                            <w:top w:val="none" w:sz="0" w:space="0" w:color="auto"/>
                            <w:left w:val="none" w:sz="0" w:space="0" w:color="auto"/>
                            <w:bottom w:val="none" w:sz="0" w:space="0" w:color="auto"/>
                            <w:right w:val="none" w:sz="0" w:space="0" w:color="auto"/>
                          </w:divBdr>
                        </w:div>
                      </w:divsChild>
                    </w:div>
                    <w:div w:id="1328899792">
                      <w:marLeft w:val="0"/>
                      <w:marRight w:val="0"/>
                      <w:marTop w:val="0"/>
                      <w:marBottom w:val="0"/>
                      <w:divBdr>
                        <w:top w:val="none" w:sz="0" w:space="0" w:color="auto"/>
                        <w:left w:val="none" w:sz="0" w:space="0" w:color="auto"/>
                        <w:bottom w:val="none" w:sz="0" w:space="0" w:color="auto"/>
                        <w:right w:val="none" w:sz="0" w:space="0" w:color="auto"/>
                      </w:divBdr>
                      <w:divsChild>
                        <w:div w:id="1108891136">
                          <w:marLeft w:val="0"/>
                          <w:marRight w:val="0"/>
                          <w:marTop w:val="0"/>
                          <w:marBottom w:val="0"/>
                          <w:divBdr>
                            <w:top w:val="none" w:sz="0" w:space="0" w:color="auto"/>
                            <w:left w:val="none" w:sz="0" w:space="0" w:color="auto"/>
                            <w:bottom w:val="none" w:sz="0" w:space="0" w:color="auto"/>
                            <w:right w:val="none" w:sz="0" w:space="0" w:color="auto"/>
                          </w:divBdr>
                        </w:div>
                      </w:divsChild>
                    </w:div>
                    <w:div w:id="45572140">
                      <w:marLeft w:val="0"/>
                      <w:marRight w:val="0"/>
                      <w:marTop w:val="0"/>
                      <w:marBottom w:val="0"/>
                      <w:divBdr>
                        <w:top w:val="none" w:sz="0" w:space="0" w:color="auto"/>
                        <w:left w:val="none" w:sz="0" w:space="0" w:color="auto"/>
                        <w:bottom w:val="none" w:sz="0" w:space="0" w:color="auto"/>
                        <w:right w:val="none" w:sz="0" w:space="0" w:color="auto"/>
                      </w:divBdr>
                      <w:divsChild>
                        <w:div w:id="1399354036">
                          <w:marLeft w:val="0"/>
                          <w:marRight w:val="0"/>
                          <w:marTop w:val="0"/>
                          <w:marBottom w:val="0"/>
                          <w:divBdr>
                            <w:top w:val="none" w:sz="0" w:space="0" w:color="auto"/>
                            <w:left w:val="none" w:sz="0" w:space="0" w:color="auto"/>
                            <w:bottom w:val="none" w:sz="0" w:space="0" w:color="auto"/>
                            <w:right w:val="none" w:sz="0" w:space="0" w:color="auto"/>
                          </w:divBdr>
                        </w:div>
                      </w:divsChild>
                    </w:div>
                    <w:div w:id="383065129">
                      <w:marLeft w:val="0"/>
                      <w:marRight w:val="0"/>
                      <w:marTop w:val="0"/>
                      <w:marBottom w:val="0"/>
                      <w:divBdr>
                        <w:top w:val="none" w:sz="0" w:space="0" w:color="auto"/>
                        <w:left w:val="none" w:sz="0" w:space="0" w:color="auto"/>
                        <w:bottom w:val="none" w:sz="0" w:space="0" w:color="auto"/>
                        <w:right w:val="none" w:sz="0" w:space="0" w:color="auto"/>
                      </w:divBdr>
                      <w:divsChild>
                        <w:div w:id="397245856">
                          <w:marLeft w:val="0"/>
                          <w:marRight w:val="0"/>
                          <w:marTop w:val="0"/>
                          <w:marBottom w:val="0"/>
                          <w:divBdr>
                            <w:top w:val="none" w:sz="0" w:space="0" w:color="auto"/>
                            <w:left w:val="none" w:sz="0" w:space="0" w:color="auto"/>
                            <w:bottom w:val="none" w:sz="0" w:space="0" w:color="auto"/>
                            <w:right w:val="none" w:sz="0" w:space="0" w:color="auto"/>
                          </w:divBdr>
                        </w:div>
                      </w:divsChild>
                    </w:div>
                    <w:div w:id="1723095839">
                      <w:marLeft w:val="0"/>
                      <w:marRight w:val="0"/>
                      <w:marTop w:val="0"/>
                      <w:marBottom w:val="0"/>
                      <w:divBdr>
                        <w:top w:val="none" w:sz="0" w:space="0" w:color="auto"/>
                        <w:left w:val="none" w:sz="0" w:space="0" w:color="auto"/>
                        <w:bottom w:val="none" w:sz="0" w:space="0" w:color="auto"/>
                        <w:right w:val="none" w:sz="0" w:space="0" w:color="auto"/>
                      </w:divBdr>
                      <w:divsChild>
                        <w:div w:id="1529829732">
                          <w:marLeft w:val="0"/>
                          <w:marRight w:val="0"/>
                          <w:marTop w:val="0"/>
                          <w:marBottom w:val="0"/>
                          <w:divBdr>
                            <w:top w:val="none" w:sz="0" w:space="0" w:color="auto"/>
                            <w:left w:val="none" w:sz="0" w:space="0" w:color="auto"/>
                            <w:bottom w:val="none" w:sz="0" w:space="0" w:color="auto"/>
                            <w:right w:val="none" w:sz="0" w:space="0" w:color="auto"/>
                          </w:divBdr>
                        </w:div>
                      </w:divsChild>
                    </w:div>
                    <w:div w:id="1555385994">
                      <w:marLeft w:val="0"/>
                      <w:marRight w:val="0"/>
                      <w:marTop w:val="0"/>
                      <w:marBottom w:val="0"/>
                      <w:divBdr>
                        <w:top w:val="none" w:sz="0" w:space="0" w:color="auto"/>
                        <w:left w:val="none" w:sz="0" w:space="0" w:color="auto"/>
                        <w:bottom w:val="none" w:sz="0" w:space="0" w:color="auto"/>
                        <w:right w:val="none" w:sz="0" w:space="0" w:color="auto"/>
                      </w:divBdr>
                      <w:divsChild>
                        <w:div w:id="1529414702">
                          <w:marLeft w:val="0"/>
                          <w:marRight w:val="0"/>
                          <w:marTop w:val="0"/>
                          <w:marBottom w:val="0"/>
                          <w:divBdr>
                            <w:top w:val="none" w:sz="0" w:space="0" w:color="auto"/>
                            <w:left w:val="none" w:sz="0" w:space="0" w:color="auto"/>
                            <w:bottom w:val="none" w:sz="0" w:space="0" w:color="auto"/>
                            <w:right w:val="none" w:sz="0" w:space="0" w:color="auto"/>
                          </w:divBdr>
                        </w:div>
                      </w:divsChild>
                    </w:div>
                    <w:div w:id="2020889569">
                      <w:marLeft w:val="0"/>
                      <w:marRight w:val="0"/>
                      <w:marTop w:val="0"/>
                      <w:marBottom w:val="0"/>
                      <w:divBdr>
                        <w:top w:val="none" w:sz="0" w:space="0" w:color="auto"/>
                        <w:left w:val="none" w:sz="0" w:space="0" w:color="auto"/>
                        <w:bottom w:val="none" w:sz="0" w:space="0" w:color="auto"/>
                        <w:right w:val="none" w:sz="0" w:space="0" w:color="auto"/>
                      </w:divBdr>
                      <w:divsChild>
                        <w:div w:id="860704233">
                          <w:marLeft w:val="0"/>
                          <w:marRight w:val="0"/>
                          <w:marTop w:val="0"/>
                          <w:marBottom w:val="0"/>
                          <w:divBdr>
                            <w:top w:val="none" w:sz="0" w:space="0" w:color="auto"/>
                            <w:left w:val="none" w:sz="0" w:space="0" w:color="auto"/>
                            <w:bottom w:val="none" w:sz="0" w:space="0" w:color="auto"/>
                            <w:right w:val="none" w:sz="0" w:space="0" w:color="auto"/>
                          </w:divBdr>
                        </w:div>
                      </w:divsChild>
                    </w:div>
                    <w:div w:id="1020547595">
                      <w:marLeft w:val="0"/>
                      <w:marRight w:val="0"/>
                      <w:marTop w:val="0"/>
                      <w:marBottom w:val="0"/>
                      <w:divBdr>
                        <w:top w:val="none" w:sz="0" w:space="0" w:color="auto"/>
                        <w:left w:val="none" w:sz="0" w:space="0" w:color="auto"/>
                        <w:bottom w:val="none" w:sz="0" w:space="0" w:color="auto"/>
                        <w:right w:val="none" w:sz="0" w:space="0" w:color="auto"/>
                      </w:divBdr>
                      <w:divsChild>
                        <w:div w:id="93986566">
                          <w:marLeft w:val="0"/>
                          <w:marRight w:val="0"/>
                          <w:marTop w:val="0"/>
                          <w:marBottom w:val="0"/>
                          <w:divBdr>
                            <w:top w:val="none" w:sz="0" w:space="0" w:color="auto"/>
                            <w:left w:val="none" w:sz="0" w:space="0" w:color="auto"/>
                            <w:bottom w:val="none" w:sz="0" w:space="0" w:color="auto"/>
                            <w:right w:val="none" w:sz="0" w:space="0" w:color="auto"/>
                          </w:divBdr>
                        </w:div>
                      </w:divsChild>
                    </w:div>
                    <w:div w:id="345908464">
                      <w:marLeft w:val="0"/>
                      <w:marRight w:val="0"/>
                      <w:marTop w:val="0"/>
                      <w:marBottom w:val="0"/>
                      <w:divBdr>
                        <w:top w:val="none" w:sz="0" w:space="0" w:color="auto"/>
                        <w:left w:val="none" w:sz="0" w:space="0" w:color="auto"/>
                        <w:bottom w:val="none" w:sz="0" w:space="0" w:color="auto"/>
                        <w:right w:val="none" w:sz="0" w:space="0" w:color="auto"/>
                      </w:divBdr>
                      <w:divsChild>
                        <w:div w:id="452603848">
                          <w:marLeft w:val="0"/>
                          <w:marRight w:val="0"/>
                          <w:marTop w:val="0"/>
                          <w:marBottom w:val="0"/>
                          <w:divBdr>
                            <w:top w:val="none" w:sz="0" w:space="0" w:color="auto"/>
                            <w:left w:val="none" w:sz="0" w:space="0" w:color="auto"/>
                            <w:bottom w:val="none" w:sz="0" w:space="0" w:color="auto"/>
                            <w:right w:val="none" w:sz="0" w:space="0" w:color="auto"/>
                          </w:divBdr>
                        </w:div>
                      </w:divsChild>
                    </w:div>
                    <w:div w:id="592475956">
                      <w:marLeft w:val="0"/>
                      <w:marRight w:val="0"/>
                      <w:marTop w:val="0"/>
                      <w:marBottom w:val="0"/>
                      <w:divBdr>
                        <w:top w:val="none" w:sz="0" w:space="0" w:color="auto"/>
                        <w:left w:val="none" w:sz="0" w:space="0" w:color="auto"/>
                        <w:bottom w:val="none" w:sz="0" w:space="0" w:color="auto"/>
                        <w:right w:val="none" w:sz="0" w:space="0" w:color="auto"/>
                      </w:divBdr>
                      <w:divsChild>
                        <w:div w:id="542057612">
                          <w:marLeft w:val="0"/>
                          <w:marRight w:val="0"/>
                          <w:marTop w:val="0"/>
                          <w:marBottom w:val="0"/>
                          <w:divBdr>
                            <w:top w:val="none" w:sz="0" w:space="0" w:color="auto"/>
                            <w:left w:val="none" w:sz="0" w:space="0" w:color="auto"/>
                            <w:bottom w:val="none" w:sz="0" w:space="0" w:color="auto"/>
                            <w:right w:val="none" w:sz="0" w:space="0" w:color="auto"/>
                          </w:divBdr>
                        </w:div>
                      </w:divsChild>
                    </w:div>
                    <w:div w:id="406733623">
                      <w:marLeft w:val="0"/>
                      <w:marRight w:val="0"/>
                      <w:marTop w:val="0"/>
                      <w:marBottom w:val="0"/>
                      <w:divBdr>
                        <w:top w:val="none" w:sz="0" w:space="0" w:color="auto"/>
                        <w:left w:val="none" w:sz="0" w:space="0" w:color="auto"/>
                        <w:bottom w:val="none" w:sz="0" w:space="0" w:color="auto"/>
                        <w:right w:val="none" w:sz="0" w:space="0" w:color="auto"/>
                      </w:divBdr>
                      <w:divsChild>
                        <w:div w:id="1045134365">
                          <w:marLeft w:val="0"/>
                          <w:marRight w:val="0"/>
                          <w:marTop w:val="0"/>
                          <w:marBottom w:val="0"/>
                          <w:divBdr>
                            <w:top w:val="none" w:sz="0" w:space="0" w:color="auto"/>
                            <w:left w:val="none" w:sz="0" w:space="0" w:color="auto"/>
                            <w:bottom w:val="none" w:sz="0" w:space="0" w:color="auto"/>
                            <w:right w:val="none" w:sz="0" w:space="0" w:color="auto"/>
                          </w:divBdr>
                        </w:div>
                      </w:divsChild>
                    </w:div>
                    <w:div w:id="1680618211">
                      <w:marLeft w:val="0"/>
                      <w:marRight w:val="0"/>
                      <w:marTop w:val="0"/>
                      <w:marBottom w:val="0"/>
                      <w:divBdr>
                        <w:top w:val="none" w:sz="0" w:space="0" w:color="auto"/>
                        <w:left w:val="none" w:sz="0" w:space="0" w:color="auto"/>
                        <w:bottom w:val="none" w:sz="0" w:space="0" w:color="auto"/>
                        <w:right w:val="none" w:sz="0" w:space="0" w:color="auto"/>
                      </w:divBdr>
                      <w:divsChild>
                        <w:div w:id="846023951">
                          <w:marLeft w:val="0"/>
                          <w:marRight w:val="0"/>
                          <w:marTop w:val="0"/>
                          <w:marBottom w:val="0"/>
                          <w:divBdr>
                            <w:top w:val="none" w:sz="0" w:space="0" w:color="auto"/>
                            <w:left w:val="none" w:sz="0" w:space="0" w:color="auto"/>
                            <w:bottom w:val="none" w:sz="0" w:space="0" w:color="auto"/>
                            <w:right w:val="none" w:sz="0" w:space="0" w:color="auto"/>
                          </w:divBdr>
                        </w:div>
                      </w:divsChild>
                    </w:div>
                    <w:div w:id="208305143">
                      <w:marLeft w:val="0"/>
                      <w:marRight w:val="0"/>
                      <w:marTop w:val="0"/>
                      <w:marBottom w:val="0"/>
                      <w:divBdr>
                        <w:top w:val="none" w:sz="0" w:space="0" w:color="auto"/>
                        <w:left w:val="none" w:sz="0" w:space="0" w:color="auto"/>
                        <w:bottom w:val="none" w:sz="0" w:space="0" w:color="auto"/>
                        <w:right w:val="none" w:sz="0" w:space="0" w:color="auto"/>
                      </w:divBdr>
                      <w:divsChild>
                        <w:div w:id="1212107965">
                          <w:marLeft w:val="0"/>
                          <w:marRight w:val="0"/>
                          <w:marTop w:val="0"/>
                          <w:marBottom w:val="0"/>
                          <w:divBdr>
                            <w:top w:val="none" w:sz="0" w:space="0" w:color="auto"/>
                            <w:left w:val="none" w:sz="0" w:space="0" w:color="auto"/>
                            <w:bottom w:val="none" w:sz="0" w:space="0" w:color="auto"/>
                            <w:right w:val="none" w:sz="0" w:space="0" w:color="auto"/>
                          </w:divBdr>
                        </w:div>
                      </w:divsChild>
                    </w:div>
                    <w:div w:id="325326942">
                      <w:marLeft w:val="0"/>
                      <w:marRight w:val="0"/>
                      <w:marTop w:val="0"/>
                      <w:marBottom w:val="0"/>
                      <w:divBdr>
                        <w:top w:val="none" w:sz="0" w:space="0" w:color="auto"/>
                        <w:left w:val="none" w:sz="0" w:space="0" w:color="auto"/>
                        <w:bottom w:val="none" w:sz="0" w:space="0" w:color="auto"/>
                        <w:right w:val="none" w:sz="0" w:space="0" w:color="auto"/>
                      </w:divBdr>
                      <w:divsChild>
                        <w:div w:id="1337809059">
                          <w:marLeft w:val="0"/>
                          <w:marRight w:val="0"/>
                          <w:marTop w:val="0"/>
                          <w:marBottom w:val="0"/>
                          <w:divBdr>
                            <w:top w:val="none" w:sz="0" w:space="0" w:color="auto"/>
                            <w:left w:val="none" w:sz="0" w:space="0" w:color="auto"/>
                            <w:bottom w:val="none" w:sz="0" w:space="0" w:color="auto"/>
                            <w:right w:val="none" w:sz="0" w:space="0" w:color="auto"/>
                          </w:divBdr>
                        </w:div>
                      </w:divsChild>
                    </w:div>
                    <w:div w:id="999190997">
                      <w:marLeft w:val="0"/>
                      <w:marRight w:val="0"/>
                      <w:marTop w:val="0"/>
                      <w:marBottom w:val="0"/>
                      <w:divBdr>
                        <w:top w:val="none" w:sz="0" w:space="0" w:color="auto"/>
                        <w:left w:val="none" w:sz="0" w:space="0" w:color="auto"/>
                        <w:bottom w:val="none" w:sz="0" w:space="0" w:color="auto"/>
                        <w:right w:val="none" w:sz="0" w:space="0" w:color="auto"/>
                      </w:divBdr>
                      <w:divsChild>
                        <w:div w:id="1504661638">
                          <w:marLeft w:val="0"/>
                          <w:marRight w:val="0"/>
                          <w:marTop w:val="0"/>
                          <w:marBottom w:val="0"/>
                          <w:divBdr>
                            <w:top w:val="none" w:sz="0" w:space="0" w:color="auto"/>
                            <w:left w:val="none" w:sz="0" w:space="0" w:color="auto"/>
                            <w:bottom w:val="none" w:sz="0" w:space="0" w:color="auto"/>
                            <w:right w:val="none" w:sz="0" w:space="0" w:color="auto"/>
                          </w:divBdr>
                        </w:div>
                      </w:divsChild>
                    </w:div>
                    <w:div w:id="2026203415">
                      <w:marLeft w:val="0"/>
                      <w:marRight w:val="0"/>
                      <w:marTop w:val="0"/>
                      <w:marBottom w:val="0"/>
                      <w:divBdr>
                        <w:top w:val="none" w:sz="0" w:space="0" w:color="auto"/>
                        <w:left w:val="none" w:sz="0" w:space="0" w:color="auto"/>
                        <w:bottom w:val="none" w:sz="0" w:space="0" w:color="auto"/>
                        <w:right w:val="none" w:sz="0" w:space="0" w:color="auto"/>
                      </w:divBdr>
                      <w:divsChild>
                        <w:div w:id="569461491">
                          <w:marLeft w:val="0"/>
                          <w:marRight w:val="0"/>
                          <w:marTop w:val="0"/>
                          <w:marBottom w:val="0"/>
                          <w:divBdr>
                            <w:top w:val="none" w:sz="0" w:space="0" w:color="auto"/>
                            <w:left w:val="none" w:sz="0" w:space="0" w:color="auto"/>
                            <w:bottom w:val="none" w:sz="0" w:space="0" w:color="auto"/>
                            <w:right w:val="none" w:sz="0" w:space="0" w:color="auto"/>
                          </w:divBdr>
                        </w:div>
                      </w:divsChild>
                    </w:div>
                    <w:div w:id="373505684">
                      <w:marLeft w:val="0"/>
                      <w:marRight w:val="0"/>
                      <w:marTop w:val="0"/>
                      <w:marBottom w:val="0"/>
                      <w:divBdr>
                        <w:top w:val="none" w:sz="0" w:space="0" w:color="auto"/>
                        <w:left w:val="none" w:sz="0" w:space="0" w:color="auto"/>
                        <w:bottom w:val="none" w:sz="0" w:space="0" w:color="auto"/>
                        <w:right w:val="none" w:sz="0" w:space="0" w:color="auto"/>
                      </w:divBdr>
                      <w:divsChild>
                        <w:div w:id="1159686672">
                          <w:marLeft w:val="0"/>
                          <w:marRight w:val="0"/>
                          <w:marTop w:val="0"/>
                          <w:marBottom w:val="0"/>
                          <w:divBdr>
                            <w:top w:val="none" w:sz="0" w:space="0" w:color="auto"/>
                            <w:left w:val="none" w:sz="0" w:space="0" w:color="auto"/>
                            <w:bottom w:val="none" w:sz="0" w:space="0" w:color="auto"/>
                            <w:right w:val="none" w:sz="0" w:space="0" w:color="auto"/>
                          </w:divBdr>
                        </w:div>
                      </w:divsChild>
                    </w:div>
                    <w:div w:id="15038334">
                      <w:marLeft w:val="0"/>
                      <w:marRight w:val="0"/>
                      <w:marTop w:val="0"/>
                      <w:marBottom w:val="0"/>
                      <w:divBdr>
                        <w:top w:val="none" w:sz="0" w:space="0" w:color="auto"/>
                        <w:left w:val="none" w:sz="0" w:space="0" w:color="auto"/>
                        <w:bottom w:val="none" w:sz="0" w:space="0" w:color="auto"/>
                        <w:right w:val="none" w:sz="0" w:space="0" w:color="auto"/>
                      </w:divBdr>
                      <w:divsChild>
                        <w:div w:id="1384673872">
                          <w:marLeft w:val="0"/>
                          <w:marRight w:val="0"/>
                          <w:marTop w:val="0"/>
                          <w:marBottom w:val="0"/>
                          <w:divBdr>
                            <w:top w:val="none" w:sz="0" w:space="0" w:color="auto"/>
                            <w:left w:val="none" w:sz="0" w:space="0" w:color="auto"/>
                            <w:bottom w:val="none" w:sz="0" w:space="0" w:color="auto"/>
                            <w:right w:val="none" w:sz="0" w:space="0" w:color="auto"/>
                          </w:divBdr>
                        </w:div>
                      </w:divsChild>
                    </w:div>
                    <w:div w:id="1514957688">
                      <w:marLeft w:val="0"/>
                      <w:marRight w:val="0"/>
                      <w:marTop w:val="0"/>
                      <w:marBottom w:val="0"/>
                      <w:divBdr>
                        <w:top w:val="none" w:sz="0" w:space="0" w:color="auto"/>
                        <w:left w:val="none" w:sz="0" w:space="0" w:color="auto"/>
                        <w:bottom w:val="none" w:sz="0" w:space="0" w:color="auto"/>
                        <w:right w:val="none" w:sz="0" w:space="0" w:color="auto"/>
                      </w:divBdr>
                      <w:divsChild>
                        <w:div w:id="1012218056">
                          <w:marLeft w:val="0"/>
                          <w:marRight w:val="0"/>
                          <w:marTop w:val="0"/>
                          <w:marBottom w:val="0"/>
                          <w:divBdr>
                            <w:top w:val="none" w:sz="0" w:space="0" w:color="auto"/>
                            <w:left w:val="none" w:sz="0" w:space="0" w:color="auto"/>
                            <w:bottom w:val="none" w:sz="0" w:space="0" w:color="auto"/>
                            <w:right w:val="none" w:sz="0" w:space="0" w:color="auto"/>
                          </w:divBdr>
                        </w:div>
                      </w:divsChild>
                    </w:div>
                    <w:div w:id="1939949208">
                      <w:marLeft w:val="0"/>
                      <w:marRight w:val="0"/>
                      <w:marTop w:val="0"/>
                      <w:marBottom w:val="0"/>
                      <w:divBdr>
                        <w:top w:val="none" w:sz="0" w:space="0" w:color="auto"/>
                        <w:left w:val="none" w:sz="0" w:space="0" w:color="auto"/>
                        <w:bottom w:val="none" w:sz="0" w:space="0" w:color="auto"/>
                        <w:right w:val="none" w:sz="0" w:space="0" w:color="auto"/>
                      </w:divBdr>
                      <w:divsChild>
                        <w:div w:id="1879197694">
                          <w:marLeft w:val="0"/>
                          <w:marRight w:val="0"/>
                          <w:marTop w:val="0"/>
                          <w:marBottom w:val="0"/>
                          <w:divBdr>
                            <w:top w:val="none" w:sz="0" w:space="0" w:color="auto"/>
                            <w:left w:val="none" w:sz="0" w:space="0" w:color="auto"/>
                            <w:bottom w:val="none" w:sz="0" w:space="0" w:color="auto"/>
                            <w:right w:val="none" w:sz="0" w:space="0" w:color="auto"/>
                          </w:divBdr>
                        </w:div>
                      </w:divsChild>
                    </w:div>
                    <w:div w:id="1046873441">
                      <w:marLeft w:val="0"/>
                      <w:marRight w:val="0"/>
                      <w:marTop w:val="0"/>
                      <w:marBottom w:val="0"/>
                      <w:divBdr>
                        <w:top w:val="none" w:sz="0" w:space="0" w:color="auto"/>
                        <w:left w:val="none" w:sz="0" w:space="0" w:color="auto"/>
                        <w:bottom w:val="none" w:sz="0" w:space="0" w:color="auto"/>
                        <w:right w:val="none" w:sz="0" w:space="0" w:color="auto"/>
                      </w:divBdr>
                      <w:divsChild>
                        <w:div w:id="1338775685">
                          <w:marLeft w:val="0"/>
                          <w:marRight w:val="0"/>
                          <w:marTop w:val="0"/>
                          <w:marBottom w:val="0"/>
                          <w:divBdr>
                            <w:top w:val="none" w:sz="0" w:space="0" w:color="auto"/>
                            <w:left w:val="none" w:sz="0" w:space="0" w:color="auto"/>
                            <w:bottom w:val="none" w:sz="0" w:space="0" w:color="auto"/>
                            <w:right w:val="none" w:sz="0" w:space="0" w:color="auto"/>
                          </w:divBdr>
                        </w:div>
                      </w:divsChild>
                    </w:div>
                    <w:div w:id="917594594">
                      <w:marLeft w:val="0"/>
                      <w:marRight w:val="0"/>
                      <w:marTop w:val="0"/>
                      <w:marBottom w:val="0"/>
                      <w:divBdr>
                        <w:top w:val="none" w:sz="0" w:space="0" w:color="auto"/>
                        <w:left w:val="none" w:sz="0" w:space="0" w:color="auto"/>
                        <w:bottom w:val="none" w:sz="0" w:space="0" w:color="auto"/>
                        <w:right w:val="none" w:sz="0" w:space="0" w:color="auto"/>
                      </w:divBdr>
                      <w:divsChild>
                        <w:div w:id="1898393885">
                          <w:marLeft w:val="0"/>
                          <w:marRight w:val="0"/>
                          <w:marTop w:val="0"/>
                          <w:marBottom w:val="0"/>
                          <w:divBdr>
                            <w:top w:val="none" w:sz="0" w:space="0" w:color="auto"/>
                            <w:left w:val="none" w:sz="0" w:space="0" w:color="auto"/>
                            <w:bottom w:val="none" w:sz="0" w:space="0" w:color="auto"/>
                            <w:right w:val="none" w:sz="0" w:space="0" w:color="auto"/>
                          </w:divBdr>
                        </w:div>
                      </w:divsChild>
                    </w:div>
                    <w:div w:id="776289971">
                      <w:marLeft w:val="0"/>
                      <w:marRight w:val="0"/>
                      <w:marTop w:val="0"/>
                      <w:marBottom w:val="0"/>
                      <w:divBdr>
                        <w:top w:val="none" w:sz="0" w:space="0" w:color="auto"/>
                        <w:left w:val="none" w:sz="0" w:space="0" w:color="auto"/>
                        <w:bottom w:val="none" w:sz="0" w:space="0" w:color="auto"/>
                        <w:right w:val="none" w:sz="0" w:space="0" w:color="auto"/>
                      </w:divBdr>
                      <w:divsChild>
                        <w:div w:id="912003831">
                          <w:marLeft w:val="0"/>
                          <w:marRight w:val="0"/>
                          <w:marTop w:val="0"/>
                          <w:marBottom w:val="0"/>
                          <w:divBdr>
                            <w:top w:val="none" w:sz="0" w:space="0" w:color="auto"/>
                            <w:left w:val="none" w:sz="0" w:space="0" w:color="auto"/>
                            <w:bottom w:val="none" w:sz="0" w:space="0" w:color="auto"/>
                            <w:right w:val="none" w:sz="0" w:space="0" w:color="auto"/>
                          </w:divBdr>
                        </w:div>
                      </w:divsChild>
                    </w:div>
                    <w:div w:id="594751980">
                      <w:marLeft w:val="0"/>
                      <w:marRight w:val="0"/>
                      <w:marTop w:val="0"/>
                      <w:marBottom w:val="0"/>
                      <w:divBdr>
                        <w:top w:val="none" w:sz="0" w:space="0" w:color="auto"/>
                        <w:left w:val="none" w:sz="0" w:space="0" w:color="auto"/>
                        <w:bottom w:val="none" w:sz="0" w:space="0" w:color="auto"/>
                        <w:right w:val="none" w:sz="0" w:space="0" w:color="auto"/>
                      </w:divBdr>
                      <w:divsChild>
                        <w:div w:id="1994678910">
                          <w:marLeft w:val="0"/>
                          <w:marRight w:val="0"/>
                          <w:marTop w:val="0"/>
                          <w:marBottom w:val="0"/>
                          <w:divBdr>
                            <w:top w:val="none" w:sz="0" w:space="0" w:color="auto"/>
                            <w:left w:val="none" w:sz="0" w:space="0" w:color="auto"/>
                            <w:bottom w:val="none" w:sz="0" w:space="0" w:color="auto"/>
                            <w:right w:val="none" w:sz="0" w:space="0" w:color="auto"/>
                          </w:divBdr>
                        </w:div>
                      </w:divsChild>
                    </w:div>
                    <w:div w:id="657802646">
                      <w:marLeft w:val="0"/>
                      <w:marRight w:val="0"/>
                      <w:marTop w:val="0"/>
                      <w:marBottom w:val="0"/>
                      <w:divBdr>
                        <w:top w:val="none" w:sz="0" w:space="0" w:color="auto"/>
                        <w:left w:val="none" w:sz="0" w:space="0" w:color="auto"/>
                        <w:bottom w:val="none" w:sz="0" w:space="0" w:color="auto"/>
                        <w:right w:val="none" w:sz="0" w:space="0" w:color="auto"/>
                      </w:divBdr>
                      <w:divsChild>
                        <w:div w:id="895432312">
                          <w:marLeft w:val="0"/>
                          <w:marRight w:val="0"/>
                          <w:marTop w:val="0"/>
                          <w:marBottom w:val="0"/>
                          <w:divBdr>
                            <w:top w:val="none" w:sz="0" w:space="0" w:color="auto"/>
                            <w:left w:val="none" w:sz="0" w:space="0" w:color="auto"/>
                            <w:bottom w:val="none" w:sz="0" w:space="0" w:color="auto"/>
                            <w:right w:val="none" w:sz="0" w:space="0" w:color="auto"/>
                          </w:divBdr>
                        </w:div>
                      </w:divsChild>
                    </w:div>
                    <w:div w:id="2036882398">
                      <w:marLeft w:val="0"/>
                      <w:marRight w:val="0"/>
                      <w:marTop w:val="0"/>
                      <w:marBottom w:val="0"/>
                      <w:divBdr>
                        <w:top w:val="none" w:sz="0" w:space="0" w:color="auto"/>
                        <w:left w:val="none" w:sz="0" w:space="0" w:color="auto"/>
                        <w:bottom w:val="none" w:sz="0" w:space="0" w:color="auto"/>
                        <w:right w:val="none" w:sz="0" w:space="0" w:color="auto"/>
                      </w:divBdr>
                      <w:divsChild>
                        <w:div w:id="578561086">
                          <w:marLeft w:val="0"/>
                          <w:marRight w:val="0"/>
                          <w:marTop w:val="0"/>
                          <w:marBottom w:val="0"/>
                          <w:divBdr>
                            <w:top w:val="none" w:sz="0" w:space="0" w:color="auto"/>
                            <w:left w:val="none" w:sz="0" w:space="0" w:color="auto"/>
                            <w:bottom w:val="none" w:sz="0" w:space="0" w:color="auto"/>
                            <w:right w:val="none" w:sz="0" w:space="0" w:color="auto"/>
                          </w:divBdr>
                        </w:div>
                      </w:divsChild>
                    </w:div>
                    <w:div w:id="293289964">
                      <w:marLeft w:val="0"/>
                      <w:marRight w:val="0"/>
                      <w:marTop w:val="0"/>
                      <w:marBottom w:val="0"/>
                      <w:divBdr>
                        <w:top w:val="none" w:sz="0" w:space="0" w:color="auto"/>
                        <w:left w:val="none" w:sz="0" w:space="0" w:color="auto"/>
                        <w:bottom w:val="none" w:sz="0" w:space="0" w:color="auto"/>
                        <w:right w:val="none" w:sz="0" w:space="0" w:color="auto"/>
                      </w:divBdr>
                      <w:divsChild>
                        <w:div w:id="2114283534">
                          <w:marLeft w:val="0"/>
                          <w:marRight w:val="0"/>
                          <w:marTop w:val="0"/>
                          <w:marBottom w:val="0"/>
                          <w:divBdr>
                            <w:top w:val="none" w:sz="0" w:space="0" w:color="auto"/>
                            <w:left w:val="none" w:sz="0" w:space="0" w:color="auto"/>
                            <w:bottom w:val="none" w:sz="0" w:space="0" w:color="auto"/>
                            <w:right w:val="none" w:sz="0" w:space="0" w:color="auto"/>
                          </w:divBdr>
                        </w:div>
                      </w:divsChild>
                    </w:div>
                    <w:div w:id="507598405">
                      <w:marLeft w:val="0"/>
                      <w:marRight w:val="0"/>
                      <w:marTop w:val="0"/>
                      <w:marBottom w:val="0"/>
                      <w:divBdr>
                        <w:top w:val="none" w:sz="0" w:space="0" w:color="auto"/>
                        <w:left w:val="none" w:sz="0" w:space="0" w:color="auto"/>
                        <w:bottom w:val="none" w:sz="0" w:space="0" w:color="auto"/>
                        <w:right w:val="none" w:sz="0" w:space="0" w:color="auto"/>
                      </w:divBdr>
                      <w:divsChild>
                        <w:div w:id="1772236824">
                          <w:marLeft w:val="0"/>
                          <w:marRight w:val="0"/>
                          <w:marTop w:val="0"/>
                          <w:marBottom w:val="0"/>
                          <w:divBdr>
                            <w:top w:val="none" w:sz="0" w:space="0" w:color="auto"/>
                            <w:left w:val="none" w:sz="0" w:space="0" w:color="auto"/>
                            <w:bottom w:val="none" w:sz="0" w:space="0" w:color="auto"/>
                            <w:right w:val="none" w:sz="0" w:space="0" w:color="auto"/>
                          </w:divBdr>
                        </w:div>
                      </w:divsChild>
                    </w:div>
                    <w:div w:id="2070034905">
                      <w:marLeft w:val="0"/>
                      <w:marRight w:val="0"/>
                      <w:marTop w:val="0"/>
                      <w:marBottom w:val="0"/>
                      <w:divBdr>
                        <w:top w:val="none" w:sz="0" w:space="0" w:color="auto"/>
                        <w:left w:val="none" w:sz="0" w:space="0" w:color="auto"/>
                        <w:bottom w:val="none" w:sz="0" w:space="0" w:color="auto"/>
                        <w:right w:val="none" w:sz="0" w:space="0" w:color="auto"/>
                      </w:divBdr>
                      <w:divsChild>
                        <w:div w:id="907769320">
                          <w:marLeft w:val="0"/>
                          <w:marRight w:val="0"/>
                          <w:marTop w:val="0"/>
                          <w:marBottom w:val="0"/>
                          <w:divBdr>
                            <w:top w:val="none" w:sz="0" w:space="0" w:color="auto"/>
                            <w:left w:val="none" w:sz="0" w:space="0" w:color="auto"/>
                            <w:bottom w:val="none" w:sz="0" w:space="0" w:color="auto"/>
                            <w:right w:val="none" w:sz="0" w:space="0" w:color="auto"/>
                          </w:divBdr>
                        </w:div>
                      </w:divsChild>
                    </w:div>
                    <w:div w:id="1806312758">
                      <w:marLeft w:val="0"/>
                      <w:marRight w:val="0"/>
                      <w:marTop w:val="0"/>
                      <w:marBottom w:val="0"/>
                      <w:divBdr>
                        <w:top w:val="none" w:sz="0" w:space="0" w:color="auto"/>
                        <w:left w:val="none" w:sz="0" w:space="0" w:color="auto"/>
                        <w:bottom w:val="none" w:sz="0" w:space="0" w:color="auto"/>
                        <w:right w:val="none" w:sz="0" w:space="0" w:color="auto"/>
                      </w:divBdr>
                      <w:divsChild>
                        <w:div w:id="1557542271">
                          <w:marLeft w:val="0"/>
                          <w:marRight w:val="0"/>
                          <w:marTop w:val="0"/>
                          <w:marBottom w:val="0"/>
                          <w:divBdr>
                            <w:top w:val="none" w:sz="0" w:space="0" w:color="auto"/>
                            <w:left w:val="none" w:sz="0" w:space="0" w:color="auto"/>
                            <w:bottom w:val="none" w:sz="0" w:space="0" w:color="auto"/>
                            <w:right w:val="none" w:sz="0" w:space="0" w:color="auto"/>
                          </w:divBdr>
                        </w:div>
                      </w:divsChild>
                    </w:div>
                    <w:div w:id="1492209986">
                      <w:marLeft w:val="0"/>
                      <w:marRight w:val="0"/>
                      <w:marTop w:val="0"/>
                      <w:marBottom w:val="0"/>
                      <w:divBdr>
                        <w:top w:val="none" w:sz="0" w:space="0" w:color="auto"/>
                        <w:left w:val="none" w:sz="0" w:space="0" w:color="auto"/>
                        <w:bottom w:val="none" w:sz="0" w:space="0" w:color="auto"/>
                        <w:right w:val="none" w:sz="0" w:space="0" w:color="auto"/>
                      </w:divBdr>
                      <w:divsChild>
                        <w:div w:id="331421209">
                          <w:marLeft w:val="0"/>
                          <w:marRight w:val="0"/>
                          <w:marTop w:val="0"/>
                          <w:marBottom w:val="0"/>
                          <w:divBdr>
                            <w:top w:val="none" w:sz="0" w:space="0" w:color="auto"/>
                            <w:left w:val="none" w:sz="0" w:space="0" w:color="auto"/>
                            <w:bottom w:val="none" w:sz="0" w:space="0" w:color="auto"/>
                            <w:right w:val="none" w:sz="0" w:space="0" w:color="auto"/>
                          </w:divBdr>
                        </w:div>
                      </w:divsChild>
                    </w:div>
                    <w:div w:id="321080460">
                      <w:marLeft w:val="0"/>
                      <w:marRight w:val="0"/>
                      <w:marTop w:val="0"/>
                      <w:marBottom w:val="0"/>
                      <w:divBdr>
                        <w:top w:val="none" w:sz="0" w:space="0" w:color="auto"/>
                        <w:left w:val="none" w:sz="0" w:space="0" w:color="auto"/>
                        <w:bottom w:val="none" w:sz="0" w:space="0" w:color="auto"/>
                        <w:right w:val="none" w:sz="0" w:space="0" w:color="auto"/>
                      </w:divBdr>
                      <w:divsChild>
                        <w:div w:id="1884823638">
                          <w:marLeft w:val="0"/>
                          <w:marRight w:val="0"/>
                          <w:marTop w:val="0"/>
                          <w:marBottom w:val="0"/>
                          <w:divBdr>
                            <w:top w:val="none" w:sz="0" w:space="0" w:color="auto"/>
                            <w:left w:val="none" w:sz="0" w:space="0" w:color="auto"/>
                            <w:bottom w:val="none" w:sz="0" w:space="0" w:color="auto"/>
                            <w:right w:val="none" w:sz="0" w:space="0" w:color="auto"/>
                          </w:divBdr>
                        </w:div>
                      </w:divsChild>
                    </w:div>
                    <w:div w:id="1749493463">
                      <w:marLeft w:val="0"/>
                      <w:marRight w:val="0"/>
                      <w:marTop w:val="0"/>
                      <w:marBottom w:val="0"/>
                      <w:divBdr>
                        <w:top w:val="none" w:sz="0" w:space="0" w:color="auto"/>
                        <w:left w:val="none" w:sz="0" w:space="0" w:color="auto"/>
                        <w:bottom w:val="none" w:sz="0" w:space="0" w:color="auto"/>
                        <w:right w:val="none" w:sz="0" w:space="0" w:color="auto"/>
                      </w:divBdr>
                      <w:divsChild>
                        <w:div w:id="853691660">
                          <w:marLeft w:val="0"/>
                          <w:marRight w:val="0"/>
                          <w:marTop w:val="0"/>
                          <w:marBottom w:val="0"/>
                          <w:divBdr>
                            <w:top w:val="none" w:sz="0" w:space="0" w:color="auto"/>
                            <w:left w:val="none" w:sz="0" w:space="0" w:color="auto"/>
                            <w:bottom w:val="none" w:sz="0" w:space="0" w:color="auto"/>
                            <w:right w:val="none" w:sz="0" w:space="0" w:color="auto"/>
                          </w:divBdr>
                        </w:div>
                      </w:divsChild>
                    </w:div>
                    <w:div w:id="1022054868">
                      <w:marLeft w:val="0"/>
                      <w:marRight w:val="0"/>
                      <w:marTop w:val="0"/>
                      <w:marBottom w:val="0"/>
                      <w:divBdr>
                        <w:top w:val="none" w:sz="0" w:space="0" w:color="auto"/>
                        <w:left w:val="none" w:sz="0" w:space="0" w:color="auto"/>
                        <w:bottom w:val="none" w:sz="0" w:space="0" w:color="auto"/>
                        <w:right w:val="none" w:sz="0" w:space="0" w:color="auto"/>
                      </w:divBdr>
                      <w:divsChild>
                        <w:div w:id="568344472">
                          <w:marLeft w:val="0"/>
                          <w:marRight w:val="0"/>
                          <w:marTop w:val="0"/>
                          <w:marBottom w:val="0"/>
                          <w:divBdr>
                            <w:top w:val="none" w:sz="0" w:space="0" w:color="auto"/>
                            <w:left w:val="none" w:sz="0" w:space="0" w:color="auto"/>
                            <w:bottom w:val="none" w:sz="0" w:space="0" w:color="auto"/>
                            <w:right w:val="none" w:sz="0" w:space="0" w:color="auto"/>
                          </w:divBdr>
                        </w:div>
                      </w:divsChild>
                    </w:div>
                    <w:div w:id="915825918">
                      <w:marLeft w:val="0"/>
                      <w:marRight w:val="0"/>
                      <w:marTop w:val="0"/>
                      <w:marBottom w:val="0"/>
                      <w:divBdr>
                        <w:top w:val="none" w:sz="0" w:space="0" w:color="auto"/>
                        <w:left w:val="none" w:sz="0" w:space="0" w:color="auto"/>
                        <w:bottom w:val="none" w:sz="0" w:space="0" w:color="auto"/>
                        <w:right w:val="none" w:sz="0" w:space="0" w:color="auto"/>
                      </w:divBdr>
                      <w:divsChild>
                        <w:div w:id="1278827454">
                          <w:marLeft w:val="0"/>
                          <w:marRight w:val="0"/>
                          <w:marTop w:val="0"/>
                          <w:marBottom w:val="0"/>
                          <w:divBdr>
                            <w:top w:val="none" w:sz="0" w:space="0" w:color="auto"/>
                            <w:left w:val="none" w:sz="0" w:space="0" w:color="auto"/>
                            <w:bottom w:val="none" w:sz="0" w:space="0" w:color="auto"/>
                            <w:right w:val="none" w:sz="0" w:space="0" w:color="auto"/>
                          </w:divBdr>
                        </w:div>
                      </w:divsChild>
                    </w:div>
                    <w:div w:id="1075471449">
                      <w:marLeft w:val="0"/>
                      <w:marRight w:val="0"/>
                      <w:marTop w:val="0"/>
                      <w:marBottom w:val="0"/>
                      <w:divBdr>
                        <w:top w:val="none" w:sz="0" w:space="0" w:color="auto"/>
                        <w:left w:val="none" w:sz="0" w:space="0" w:color="auto"/>
                        <w:bottom w:val="none" w:sz="0" w:space="0" w:color="auto"/>
                        <w:right w:val="none" w:sz="0" w:space="0" w:color="auto"/>
                      </w:divBdr>
                      <w:divsChild>
                        <w:div w:id="15354476">
                          <w:marLeft w:val="0"/>
                          <w:marRight w:val="0"/>
                          <w:marTop w:val="0"/>
                          <w:marBottom w:val="0"/>
                          <w:divBdr>
                            <w:top w:val="none" w:sz="0" w:space="0" w:color="auto"/>
                            <w:left w:val="none" w:sz="0" w:space="0" w:color="auto"/>
                            <w:bottom w:val="none" w:sz="0" w:space="0" w:color="auto"/>
                            <w:right w:val="none" w:sz="0" w:space="0" w:color="auto"/>
                          </w:divBdr>
                        </w:div>
                      </w:divsChild>
                    </w:div>
                    <w:div w:id="572005221">
                      <w:marLeft w:val="0"/>
                      <w:marRight w:val="0"/>
                      <w:marTop w:val="0"/>
                      <w:marBottom w:val="0"/>
                      <w:divBdr>
                        <w:top w:val="none" w:sz="0" w:space="0" w:color="auto"/>
                        <w:left w:val="none" w:sz="0" w:space="0" w:color="auto"/>
                        <w:bottom w:val="none" w:sz="0" w:space="0" w:color="auto"/>
                        <w:right w:val="none" w:sz="0" w:space="0" w:color="auto"/>
                      </w:divBdr>
                      <w:divsChild>
                        <w:div w:id="1531069799">
                          <w:marLeft w:val="0"/>
                          <w:marRight w:val="0"/>
                          <w:marTop w:val="0"/>
                          <w:marBottom w:val="0"/>
                          <w:divBdr>
                            <w:top w:val="none" w:sz="0" w:space="0" w:color="auto"/>
                            <w:left w:val="none" w:sz="0" w:space="0" w:color="auto"/>
                            <w:bottom w:val="none" w:sz="0" w:space="0" w:color="auto"/>
                            <w:right w:val="none" w:sz="0" w:space="0" w:color="auto"/>
                          </w:divBdr>
                        </w:div>
                      </w:divsChild>
                    </w:div>
                    <w:div w:id="1265846790">
                      <w:marLeft w:val="0"/>
                      <w:marRight w:val="0"/>
                      <w:marTop w:val="0"/>
                      <w:marBottom w:val="0"/>
                      <w:divBdr>
                        <w:top w:val="none" w:sz="0" w:space="0" w:color="auto"/>
                        <w:left w:val="none" w:sz="0" w:space="0" w:color="auto"/>
                        <w:bottom w:val="none" w:sz="0" w:space="0" w:color="auto"/>
                        <w:right w:val="none" w:sz="0" w:space="0" w:color="auto"/>
                      </w:divBdr>
                      <w:divsChild>
                        <w:div w:id="269629469">
                          <w:marLeft w:val="0"/>
                          <w:marRight w:val="0"/>
                          <w:marTop w:val="0"/>
                          <w:marBottom w:val="0"/>
                          <w:divBdr>
                            <w:top w:val="none" w:sz="0" w:space="0" w:color="auto"/>
                            <w:left w:val="none" w:sz="0" w:space="0" w:color="auto"/>
                            <w:bottom w:val="none" w:sz="0" w:space="0" w:color="auto"/>
                            <w:right w:val="none" w:sz="0" w:space="0" w:color="auto"/>
                          </w:divBdr>
                        </w:div>
                      </w:divsChild>
                    </w:div>
                    <w:div w:id="1380517627">
                      <w:marLeft w:val="0"/>
                      <w:marRight w:val="0"/>
                      <w:marTop w:val="0"/>
                      <w:marBottom w:val="0"/>
                      <w:divBdr>
                        <w:top w:val="none" w:sz="0" w:space="0" w:color="auto"/>
                        <w:left w:val="none" w:sz="0" w:space="0" w:color="auto"/>
                        <w:bottom w:val="none" w:sz="0" w:space="0" w:color="auto"/>
                        <w:right w:val="none" w:sz="0" w:space="0" w:color="auto"/>
                      </w:divBdr>
                      <w:divsChild>
                        <w:div w:id="2018271267">
                          <w:marLeft w:val="0"/>
                          <w:marRight w:val="0"/>
                          <w:marTop w:val="0"/>
                          <w:marBottom w:val="0"/>
                          <w:divBdr>
                            <w:top w:val="none" w:sz="0" w:space="0" w:color="auto"/>
                            <w:left w:val="none" w:sz="0" w:space="0" w:color="auto"/>
                            <w:bottom w:val="none" w:sz="0" w:space="0" w:color="auto"/>
                            <w:right w:val="none" w:sz="0" w:space="0" w:color="auto"/>
                          </w:divBdr>
                        </w:div>
                      </w:divsChild>
                    </w:div>
                    <w:div w:id="1484352822">
                      <w:marLeft w:val="0"/>
                      <w:marRight w:val="0"/>
                      <w:marTop w:val="0"/>
                      <w:marBottom w:val="0"/>
                      <w:divBdr>
                        <w:top w:val="none" w:sz="0" w:space="0" w:color="auto"/>
                        <w:left w:val="none" w:sz="0" w:space="0" w:color="auto"/>
                        <w:bottom w:val="none" w:sz="0" w:space="0" w:color="auto"/>
                        <w:right w:val="none" w:sz="0" w:space="0" w:color="auto"/>
                      </w:divBdr>
                      <w:divsChild>
                        <w:div w:id="1436708317">
                          <w:marLeft w:val="0"/>
                          <w:marRight w:val="0"/>
                          <w:marTop w:val="0"/>
                          <w:marBottom w:val="0"/>
                          <w:divBdr>
                            <w:top w:val="none" w:sz="0" w:space="0" w:color="auto"/>
                            <w:left w:val="none" w:sz="0" w:space="0" w:color="auto"/>
                            <w:bottom w:val="none" w:sz="0" w:space="0" w:color="auto"/>
                            <w:right w:val="none" w:sz="0" w:space="0" w:color="auto"/>
                          </w:divBdr>
                        </w:div>
                      </w:divsChild>
                    </w:div>
                    <w:div w:id="1662537785">
                      <w:marLeft w:val="0"/>
                      <w:marRight w:val="0"/>
                      <w:marTop w:val="0"/>
                      <w:marBottom w:val="0"/>
                      <w:divBdr>
                        <w:top w:val="none" w:sz="0" w:space="0" w:color="auto"/>
                        <w:left w:val="none" w:sz="0" w:space="0" w:color="auto"/>
                        <w:bottom w:val="none" w:sz="0" w:space="0" w:color="auto"/>
                        <w:right w:val="none" w:sz="0" w:space="0" w:color="auto"/>
                      </w:divBdr>
                      <w:divsChild>
                        <w:div w:id="1459907474">
                          <w:marLeft w:val="0"/>
                          <w:marRight w:val="0"/>
                          <w:marTop w:val="0"/>
                          <w:marBottom w:val="0"/>
                          <w:divBdr>
                            <w:top w:val="none" w:sz="0" w:space="0" w:color="auto"/>
                            <w:left w:val="none" w:sz="0" w:space="0" w:color="auto"/>
                            <w:bottom w:val="none" w:sz="0" w:space="0" w:color="auto"/>
                            <w:right w:val="none" w:sz="0" w:space="0" w:color="auto"/>
                          </w:divBdr>
                        </w:div>
                      </w:divsChild>
                    </w:div>
                    <w:div w:id="738552817">
                      <w:marLeft w:val="0"/>
                      <w:marRight w:val="0"/>
                      <w:marTop w:val="0"/>
                      <w:marBottom w:val="0"/>
                      <w:divBdr>
                        <w:top w:val="none" w:sz="0" w:space="0" w:color="auto"/>
                        <w:left w:val="none" w:sz="0" w:space="0" w:color="auto"/>
                        <w:bottom w:val="none" w:sz="0" w:space="0" w:color="auto"/>
                        <w:right w:val="none" w:sz="0" w:space="0" w:color="auto"/>
                      </w:divBdr>
                      <w:divsChild>
                        <w:div w:id="894782047">
                          <w:marLeft w:val="0"/>
                          <w:marRight w:val="0"/>
                          <w:marTop w:val="0"/>
                          <w:marBottom w:val="0"/>
                          <w:divBdr>
                            <w:top w:val="none" w:sz="0" w:space="0" w:color="auto"/>
                            <w:left w:val="none" w:sz="0" w:space="0" w:color="auto"/>
                            <w:bottom w:val="none" w:sz="0" w:space="0" w:color="auto"/>
                            <w:right w:val="none" w:sz="0" w:space="0" w:color="auto"/>
                          </w:divBdr>
                        </w:div>
                      </w:divsChild>
                    </w:div>
                    <w:div w:id="1044333161">
                      <w:marLeft w:val="0"/>
                      <w:marRight w:val="0"/>
                      <w:marTop w:val="0"/>
                      <w:marBottom w:val="0"/>
                      <w:divBdr>
                        <w:top w:val="none" w:sz="0" w:space="0" w:color="auto"/>
                        <w:left w:val="none" w:sz="0" w:space="0" w:color="auto"/>
                        <w:bottom w:val="none" w:sz="0" w:space="0" w:color="auto"/>
                        <w:right w:val="none" w:sz="0" w:space="0" w:color="auto"/>
                      </w:divBdr>
                      <w:divsChild>
                        <w:div w:id="759835946">
                          <w:marLeft w:val="0"/>
                          <w:marRight w:val="0"/>
                          <w:marTop w:val="0"/>
                          <w:marBottom w:val="0"/>
                          <w:divBdr>
                            <w:top w:val="none" w:sz="0" w:space="0" w:color="auto"/>
                            <w:left w:val="none" w:sz="0" w:space="0" w:color="auto"/>
                            <w:bottom w:val="none" w:sz="0" w:space="0" w:color="auto"/>
                            <w:right w:val="none" w:sz="0" w:space="0" w:color="auto"/>
                          </w:divBdr>
                        </w:div>
                      </w:divsChild>
                    </w:div>
                    <w:div w:id="905605519">
                      <w:marLeft w:val="0"/>
                      <w:marRight w:val="0"/>
                      <w:marTop w:val="0"/>
                      <w:marBottom w:val="0"/>
                      <w:divBdr>
                        <w:top w:val="none" w:sz="0" w:space="0" w:color="auto"/>
                        <w:left w:val="none" w:sz="0" w:space="0" w:color="auto"/>
                        <w:bottom w:val="none" w:sz="0" w:space="0" w:color="auto"/>
                        <w:right w:val="none" w:sz="0" w:space="0" w:color="auto"/>
                      </w:divBdr>
                      <w:divsChild>
                        <w:div w:id="1380085005">
                          <w:marLeft w:val="0"/>
                          <w:marRight w:val="0"/>
                          <w:marTop w:val="0"/>
                          <w:marBottom w:val="0"/>
                          <w:divBdr>
                            <w:top w:val="none" w:sz="0" w:space="0" w:color="auto"/>
                            <w:left w:val="none" w:sz="0" w:space="0" w:color="auto"/>
                            <w:bottom w:val="none" w:sz="0" w:space="0" w:color="auto"/>
                            <w:right w:val="none" w:sz="0" w:space="0" w:color="auto"/>
                          </w:divBdr>
                        </w:div>
                      </w:divsChild>
                    </w:div>
                    <w:div w:id="1105614940">
                      <w:marLeft w:val="0"/>
                      <w:marRight w:val="0"/>
                      <w:marTop w:val="0"/>
                      <w:marBottom w:val="0"/>
                      <w:divBdr>
                        <w:top w:val="none" w:sz="0" w:space="0" w:color="auto"/>
                        <w:left w:val="none" w:sz="0" w:space="0" w:color="auto"/>
                        <w:bottom w:val="none" w:sz="0" w:space="0" w:color="auto"/>
                        <w:right w:val="none" w:sz="0" w:space="0" w:color="auto"/>
                      </w:divBdr>
                      <w:divsChild>
                        <w:div w:id="551818253">
                          <w:marLeft w:val="0"/>
                          <w:marRight w:val="0"/>
                          <w:marTop w:val="0"/>
                          <w:marBottom w:val="0"/>
                          <w:divBdr>
                            <w:top w:val="none" w:sz="0" w:space="0" w:color="auto"/>
                            <w:left w:val="none" w:sz="0" w:space="0" w:color="auto"/>
                            <w:bottom w:val="none" w:sz="0" w:space="0" w:color="auto"/>
                            <w:right w:val="none" w:sz="0" w:space="0" w:color="auto"/>
                          </w:divBdr>
                        </w:div>
                      </w:divsChild>
                    </w:div>
                    <w:div w:id="1934051427">
                      <w:marLeft w:val="0"/>
                      <w:marRight w:val="0"/>
                      <w:marTop w:val="0"/>
                      <w:marBottom w:val="0"/>
                      <w:divBdr>
                        <w:top w:val="none" w:sz="0" w:space="0" w:color="auto"/>
                        <w:left w:val="none" w:sz="0" w:space="0" w:color="auto"/>
                        <w:bottom w:val="none" w:sz="0" w:space="0" w:color="auto"/>
                        <w:right w:val="none" w:sz="0" w:space="0" w:color="auto"/>
                      </w:divBdr>
                      <w:divsChild>
                        <w:div w:id="1454402404">
                          <w:marLeft w:val="0"/>
                          <w:marRight w:val="0"/>
                          <w:marTop w:val="0"/>
                          <w:marBottom w:val="0"/>
                          <w:divBdr>
                            <w:top w:val="none" w:sz="0" w:space="0" w:color="auto"/>
                            <w:left w:val="none" w:sz="0" w:space="0" w:color="auto"/>
                            <w:bottom w:val="none" w:sz="0" w:space="0" w:color="auto"/>
                            <w:right w:val="none" w:sz="0" w:space="0" w:color="auto"/>
                          </w:divBdr>
                        </w:div>
                      </w:divsChild>
                    </w:div>
                    <w:div w:id="48387177">
                      <w:marLeft w:val="0"/>
                      <w:marRight w:val="0"/>
                      <w:marTop w:val="0"/>
                      <w:marBottom w:val="0"/>
                      <w:divBdr>
                        <w:top w:val="none" w:sz="0" w:space="0" w:color="auto"/>
                        <w:left w:val="none" w:sz="0" w:space="0" w:color="auto"/>
                        <w:bottom w:val="none" w:sz="0" w:space="0" w:color="auto"/>
                        <w:right w:val="none" w:sz="0" w:space="0" w:color="auto"/>
                      </w:divBdr>
                      <w:divsChild>
                        <w:div w:id="538667989">
                          <w:marLeft w:val="0"/>
                          <w:marRight w:val="0"/>
                          <w:marTop w:val="0"/>
                          <w:marBottom w:val="0"/>
                          <w:divBdr>
                            <w:top w:val="none" w:sz="0" w:space="0" w:color="auto"/>
                            <w:left w:val="none" w:sz="0" w:space="0" w:color="auto"/>
                            <w:bottom w:val="none" w:sz="0" w:space="0" w:color="auto"/>
                            <w:right w:val="none" w:sz="0" w:space="0" w:color="auto"/>
                          </w:divBdr>
                        </w:div>
                      </w:divsChild>
                    </w:div>
                    <w:div w:id="1528105370">
                      <w:marLeft w:val="0"/>
                      <w:marRight w:val="0"/>
                      <w:marTop w:val="0"/>
                      <w:marBottom w:val="0"/>
                      <w:divBdr>
                        <w:top w:val="none" w:sz="0" w:space="0" w:color="auto"/>
                        <w:left w:val="none" w:sz="0" w:space="0" w:color="auto"/>
                        <w:bottom w:val="none" w:sz="0" w:space="0" w:color="auto"/>
                        <w:right w:val="none" w:sz="0" w:space="0" w:color="auto"/>
                      </w:divBdr>
                      <w:divsChild>
                        <w:div w:id="1762993047">
                          <w:marLeft w:val="0"/>
                          <w:marRight w:val="0"/>
                          <w:marTop w:val="0"/>
                          <w:marBottom w:val="0"/>
                          <w:divBdr>
                            <w:top w:val="none" w:sz="0" w:space="0" w:color="auto"/>
                            <w:left w:val="none" w:sz="0" w:space="0" w:color="auto"/>
                            <w:bottom w:val="none" w:sz="0" w:space="0" w:color="auto"/>
                            <w:right w:val="none" w:sz="0" w:space="0" w:color="auto"/>
                          </w:divBdr>
                        </w:div>
                      </w:divsChild>
                    </w:div>
                    <w:div w:id="523789410">
                      <w:marLeft w:val="0"/>
                      <w:marRight w:val="0"/>
                      <w:marTop w:val="0"/>
                      <w:marBottom w:val="0"/>
                      <w:divBdr>
                        <w:top w:val="none" w:sz="0" w:space="0" w:color="auto"/>
                        <w:left w:val="none" w:sz="0" w:space="0" w:color="auto"/>
                        <w:bottom w:val="none" w:sz="0" w:space="0" w:color="auto"/>
                        <w:right w:val="none" w:sz="0" w:space="0" w:color="auto"/>
                      </w:divBdr>
                      <w:divsChild>
                        <w:div w:id="1368408550">
                          <w:marLeft w:val="0"/>
                          <w:marRight w:val="0"/>
                          <w:marTop w:val="0"/>
                          <w:marBottom w:val="0"/>
                          <w:divBdr>
                            <w:top w:val="none" w:sz="0" w:space="0" w:color="auto"/>
                            <w:left w:val="none" w:sz="0" w:space="0" w:color="auto"/>
                            <w:bottom w:val="none" w:sz="0" w:space="0" w:color="auto"/>
                            <w:right w:val="none" w:sz="0" w:space="0" w:color="auto"/>
                          </w:divBdr>
                        </w:div>
                      </w:divsChild>
                    </w:div>
                    <w:div w:id="733509249">
                      <w:marLeft w:val="0"/>
                      <w:marRight w:val="0"/>
                      <w:marTop w:val="0"/>
                      <w:marBottom w:val="0"/>
                      <w:divBdr>
                        <w:top w:val="none" w:sz="0" w:space="0" w:color="auto"/>
                        <w:left w:val="none" w:sz="0" w:space="0" w:color="auto"/>
                        <w:bottom w:val="none" w:sz="0" w:space="0" w:color="auto"/>
                        <w:right w:val="none" w:sz="0" w:space="0" w:color="auto"/>
                      </w:divBdr>
                      <w:divsChild>
                        <w:div w:id="761410695">
                          <w:marLeft w:val="0"/>
                          <w:marRight w:val="0"/>
                          <w:marTop w:val="0"/>
                          <w:marBottom w:val="0"/>
                          <w:divBdr>
                            <w:top w:val="none" w:sz="0" w:space="0" w:color="auto"/>
                            <w:left w:val="none" w:sz="0" w:space="0" w:color="auto"/>
                            <w:bottom w:val="none" w:sz="0" w:space="0" w:color="auto"/>
                            <w:right w:val="none" w:sz="0" w:space="0" w:color="auto"/>
                          </w:divBdr>
                        </w:div>
                      </w:divsChild>
                    </w:div>
                    <w:div w:id="1708992611">
                      <w:marLeft w:val="0"/>
                      <w:marRight w:val="0"/>
                      <w:marTop w:val="0"/>
                      <w:marBottom w:val="0"/>
                      <w:divBdr>
                        <w:top w:val="none" w:sz="0" w:space="0" w:color="auto"/>
                        <w:left w:val="none" w:sz="0" w:space="0" w:color="auto"/>
                        <w:bottom w:val="none" w:sz="0" w:space="0" w:color="auto"/>
                        <w:right w:val="none" w:sz="0" w:space="0" w:color="auto"/>
                      </w:divBdr>
                      <w:divsChild>
                        <w:div w:id="1727753937">
                          <w:marLeft w:val="0"/>
                          <w:marRight w:val="0"/>
                          <w:marTop w:val="0"/>
                          <w:marBottom w:val="0"/>
                          <w:divBdr>
                            <w:top w:val="none" w:sz="0" w:space="0" w:color="auto"/>
                            <w:left w:val="none" w:sz="0" w:space="0" w:color="auto"/>
                            <w:bottom w:val="none" w:sz="0" w:space="0" w:color="auto"/>
                            <w:right w:val="none" w:sz="0" w:space="0" w:color="auto"/>
                          </w:divBdr>
                        </w:div>
                      </w:divsChild>
                    </w:div>
                    <w:div w:id="1200051590">
                      <w:marLeft w:val="0"/>
                      <w:marRight w:val="0"/>
                      <w:marTop w:val="0"/>
                      <w:marBottom w:val="0"/>
                      <w:divBdr>
                        <w:top w:val="none" w:sz="0" w:space="0" w:color="auto"/>
                        <w:left w:val="none" w:sz="0" w:space="0" w:color="auto"/>
                        <w:bottom w:val="none" w:sz="0" w:space="0" w:color="auto"/>
                        <w:right w:val="none" w:sz="0" w:space="0" w:color="auto"/>
                      </w:divBdr>
                      <w:divsChild>
                        <w:div w:id="1667437604">
                          <w:marLeft w:val="0"/>
                          <w:marRight w:val="0"/>
                          <w:marTop w:val="0"/>
                          <w:marBottom w:val="0"/>
                          <w:divBdr>
                            <w:top w:val="none" w:sz="0" w:space="0" w:color="auto"/>
                            <w:left w:val="none" w:sz="0" w:space="0" w:color="auto"/>
                            <w:bottom w:val="none" w:sz="0" w:space="0" w:color="auto"/>
                            <w:right w:val="none" w:sz="0" w:space="0" w:color="auto"/>
                          </w:divBdr>
                        </w:div>
                      </w:divsChild>
                    </w:div>
                    <w:div w:id="294607522">
                      <w:marLeft w:val="0"/>
                      <w:marRight w:val="0"/>
                      <w:marTop w:val="0"/>
                      <w:marBottom w:val="0"/>
                      <w:divBdr>
                        <w:top w:val="none" w:sz="0" w:space="0" w:color="auto"/>
                        <w:left w:val="none" w:sz="0" w:space="0" w:color="auto"/>
                        <w:bottom w:val="none" w:sz="0" w:space="0" w:color="auto"/>
                        <w:right w:val="none" w:sz="0" w:space="0" w:color="auto"/>
                      </w:divBdr>
                      <w:divsChild>
                        <w:div w:id="289095027">
                          <w:marLeft w:val="0"/>
                          <w:marRight w:val="0"/>
                          <w:marTop w:val="0"/>
                          <w:marBottom w:val="0"/>
                          <w:divBdr>
                            <w:top w:val="none" w:sz="0" w:space="0" w:color="auto"/>
                            <w:left w:val="none" w:sz="0" w:space="0" w:color="auto"/>
                            <w:bottom w:val="none" w:sz="0" w:space="0" w:color="auto"/>
                            <w:right w:val="none" w:sz="0" w:space="0" w:color="auto"/>
                          </w:divBdr>
                        </w:div>
                      </w:divsChild>
                    </w:div>
                    <w:div w:id="111294214">
                      <w:marLeft w:val="0"/>
                      <w:marRight w:val="0"/>
                      <w:marTop w:val="0"/>
                      <w:marBottom w:val="0"/>
                      <w:divBdr>
                        <w:top w:val="none" w:sz="0" w:space="0" w:color="auto"/>
                        <w:left w:val="none" w:sz="0" w:space="0" w:color="auto"/>
                        <w:bottom w:val="none" w:sz="0" w:space="0" w:color="auto"/>
                        <w:right w:val="none" w:sz="0" w:space="0" w:color="auto"/>
                      </w:divBdr>
                      <w:divsChild>
                        <w:div w:id="685837333">
                          <w:marLeft w:val="0"/>
                          <w:marRight w:val="0"/>
                          <w:marTop w:val="0"/>
                          <w:marBottom w:val="0"/>
                          <w:divBdr>
                            <w:top w:val="none" w:sz="0" w:space="0" w:color="auto"/>
                            <w:left w:val="none" w:sz="0" w:space="0" w:color="auto"/>
                            <w:bottom w:val="none" w:sz="0" w:space="0" w:color="auto"/>
                            <w:right w:val="none" w:sz="0" w:space="0" w:color="auto"/>
                          </w:divBdr>
                        </w:div>
                      </w:divsChild>
                    </w:div>
                    <w:div w:id="577521479">
                      <w:marLeft w:val="0"/>
                      <w:marRight w:val="0"/>
                      <w:marTop w:val="0"/>
                      <w:marBottom w:val="0"/>
                      <w:divBdr>
                        <w:top w:val="none" w:sz="0" w:space="0" w:color="auto"/>
                        <w:left w:val="none" w:sz="0" w:space="0" w:color="auto"/>
                        <w:bottom w:val="none" w:sz="0" w:space="0" w:color="auto"/>
                        <w:right w:val="none" w:sz="0" w:space="0" w:color="auto"/>
                      </w:divBdr>
                      <w:divsChild>
                        <w:div w:id="1920290592">
                          <w:marLeft w:val="0"/>
                          <w:marRight w:val="0"/>
                          <w:marTop w:val="0"/>
                          <w:marBottom w:val="0"/>
                          <w:divBdr>
                            <w:top w:val="none" w:sz="0" w:space="0" w:color="auto"/>
                            <w:left w:val="none" w:sz="0" w:space="0" w:color="auto"/>
                            <w:bottom w:val="none" w:sz="0" w:space="0" w:color="auto"/>
                            <w:right w:val="none" w:sz="0" w:space="0" w:color="auto"/>
                          </w:divBdr>
                        </w:div>
                      </w:divsChild>
                    </w:div>
                    <w:div w:id="651494938">
                      <w:marLeft w:val="0"/>
                      <w:marRight w:val="0"/>
                      <w:marTop w:val="0"/>
                      <w:marBottom w:val="0"/>
                      <w:divBdr>
                        <w:top w:val="none" w:sz="0" w:space="0" w:color="auto"/>
                        <w:left w:val="none" w:sz="0" w:space="0" w:color="auto"/>
                        <w:bottom w:val="none" w:sz="0" w:space="0" w:color="auto"/>
                        <w:right w:val="none" w:sz="0" w:space="0" w:color="auto"/>
                      </w:divBdr>
                      <w:divsChild>
                        <w:div w:id="348533374">
                          <w:marLeft w:val="0"/>
                          <w:marRight w:val="0"/>
                          <w:marTop w:val="0"/>
                          <w:marBottom w:val="0"/>
                          <w:divBdr>
                            <w:top w:val="none" w:sz="0" w:space="0" w:color="auto"/>
                            <w:left w:val="none" w:sz="0" w:space="0" w:color="auto"/>
                            <w:bottom w:val="none" w:sz="0" w:space="0" w:color="auto"/>
                            <w:right w:val="none" w:sz="0" w:space="0" w:color="auto"/>
                          </w:divBdr>
                        </w:div>
                      </w:divsChild>
                    </w:div>
                    <w:div w:id="451434930">
                      <w:marLeft w:val="0"/>
                      <w:marRight w:val="0"/>
                      <w:marTop w:val="0"/>
                      <w:marBottom w:val="0"/>
                      <w:divBdr>
                        <w:top w:val="none" w:sz="0" w:space="0" w:color="auto"/>
                        <w:left w:val="none" w:sz="0" w:space="0" w:color="auto"/>
                        <w:bottom w:val="none" w:sz="0" w:space="0" w:color="auto"/>
                        <w:right w:val="none" w:sz="0" w:space="0" w:color="auto"/>
                      </w:divBdr>
                      <w:divsChild>
                        <w:div w:id="249890847">
                          <w:marLeft w:val="0"/>
                          <w:marRight w:val="0"/>
                          <w:marTop w:val="0"/>
                          <w:marBottom w:val="0"/>
                          <w:divBdr>
                            <w:top w:val="none" w:sz="0" w:space="0" w:color="auto"/>
                            <w:left w:val="none" w:sz="0" w:space="0" w:color="auto"/>
                            <w:bottom w:val="none" w:sz="0" w:space="0" w:color="auto"/>
                            <w:right w:val="none" w:sz="0" w:space="0" w:color="auto"/>
                          </w:divBdr>
                        </w:div>
                      </w:divsChild>
                    </w:div>
                    <w:div w:id="1121650960">
                      <w:marLeft w:val="0"/>
                      <w:marRight w:val="0"/>
                      <w:marTop w:val="0"/>
                      <w:marBottom w:val="0"/>
                      <w:divBdr>
                        <w:top w:val="none" w:sz="0" w:space="0" w:color="auto"/>
                        <w:left w:val="none" w:sz="0" w:space="0" w:color="auto"/>
                        <w:bottom w:val="none" w:sz="0" w:space="0" w:color="auto"/>
                        <w:right w:val="none" w:sz="0" w:space="0" w:color="auto"/>
                      </w:divBdr>
                      <w:divsChild>
                        <w:div w:id="869488491">
                          <w:marLeft w:val="0"/>
                          <w:marRight w:val="0"/>
                          <w:marTop w:val="0"/>
                          <w:marBottom w:val="0"/>
                          <w:divBdr>
                            <w:top w:val="none" w:sz="0" w:space="0" w:color="auto"/>
                            <w:left w:val="none" w:sz="0" w:space="0" w:color="auto"/>
                            <w:bottom w:val="none" w:sz="0" w:space="0" w:color="auto"/>
                            <w:right w:val="none" w:sz="0" w:space="0" w:color="auto"/>
                          </w:divBdr>
                        </w:div>
                      </w:divsChild>
                    </w:div>
                    <w:div w:id="1256129826">
                      <w:marLeft w:val="0"/>
                      <w:marRight w:val="0"/>
                      <w:marTop w:val="0"/>
                      <w:marBottom w:val="0"/>
                      <w:divBdr>
                        <w:top w:val="none" w:sz="0" w:space="0" w:color="auto"/>
                        <w:left w:val="none" w:sz="0" w:space="0" w:color="auto"/>
                        <w:bottom w:val="none" w:sz="0" w:space="0" w:color="auto"/>
                        <w:right w:val="none" w:sz="0" w:space="0" w:color="auto"/>
                      </w:divBdr>
                      <w:divsChild>
                        <w:div w:id="680158580">
                          <w:marLeft w:val="0"/>
                          <w:marRight w:val="0"/>
                          <w:marTop w:val="0"/>
                          <w:marBottom w:val="0"/>
                          <w:divBdr>
                            <w:top w:val="none" w:sz="0" w:space="0" w:color="auto"/>
                            <w:left w:val="none" w:sz="0" w:space="0" w:color="auto"/>
                            <w:bottom w:val="none" w:sz="0" w:space="0" w:color="auto"/>
                            <w:right w:val="none" w:sz="0" w:space="0" w:color="auto"/>
                          </w:divBdr>
                        </w:div>
                      </w:divsChild>
                    </w:div>
                    <w:div w:id="447892392">
                      <w:marLeft w:val="0"/>
                      <w:marRight w:val="0"/>
                      <w:marTop w:val="0"/>
                      <w:marBottom w:val="0"/>
                      <w:divBdr>
                        <w:top w:val="none" w:sz="0" w:space="0" w:color="auto"/>
                        <w:left w:val="none" w:sz="0" w:space="0" w:color="auto"/>
                        <w:bottom w:val="none" w:sz="0" w:space="0" w:color="auto"/>
                        <w:right w:val="none" w:sz="0" w:space="0" w:color="auto"/>
                      </w:divBdr>
                      <w:divsChild>
                        <w:div w:id="2090883576">
                          <w:marLeft w:val="0"/>
                          <w:marRight w:val="0"/>
                          <w:marTop w:val="0"/>
                          <w:marBottom w:val="0"/>
                          <w:divBdr>
                            <w:top w:val="none" w:sz="0" w:space="0" w:color="auto"/>
                            <w:left w:val="none" w:sz="0" w:space="0" w:color="auto"/>
                            <w:bottom w:val="none" w:sz="0" w:space="0" w:color="auto"/>
                            <w:right w:val="none" w:sz="0" w:space="0" w:color="auto"/>
                          </w:divBdr>
                        </w:div>
                      </w:divsChild>
                    </w:div>
                    <w:div w:id="1165821373">
                      <w:marLeft w:val="0"/>
                      <w:marRight w:val="0"/>
                      <w:marTop w:val="0"/>
                      <w:marBottom w:val="0"/>
                      <w:divBdr>
                        <w:top w:val="none" w:sz="0" w:space="0" w:color="auto"/>
                        <w:left w:val="none" w:sz="0" w:space="0" w:color="auto"/>
                        <w:bottom w:val="none" w:sz="0" w:space="0" w:color="auto"/>
                        <w:right w:val="none" w:sz="0" w:space="0" w:color="auto"/>
                      </w:divBdr>
                      <w:divsChild>
                        <w:div w:id="402146764">
                          <w:marLeft w:val="0"/>
                          <w:marRight w:val="0"/>
                          <w:marTop w:val="0"/>
                          <w:marBottom w:val="0"/>
                          <w:divBdr>
                            <w:top w:val="none" w:sz="0" w:space="0" w:color="auto"/>
                            <w:left w:val="none" w:sz="0" w:space="0" w:color="auto"/>
                            <w:bottom w:val="none" w:sz="0" w:space="0" w:color="auto"/>
                            <w:right w:val="none" w:sz="0" w:space="0" w:color="auto"/>
                          </w:divBdr>
                        </w:div>
                      </w:divsChild>
                    </w:div>
                    <w:div w:id="1463306858">
                      <w:marLeft w:val="0"/>
                      <w:marRight w:val="0"/>
                      <w:marTop w:val="0"/>
                      <w:marBottom w:val="0"/>
                      <w:divBdr>
                        <w:top w:val="none" w:sz="0" w:space="0" w:color="auto"/>
                        <w:left w:val="none" w:sz="0" w:space="0" w:color="auto"/>
                        <w:bottom w:val="none" w:sz="0" w:space="0" w:color="auto"/>
                        <w:right w:val="none" w:sz="0" w:space="0" w:color="auto"/>
                      </w:divBdr>
                      <w:divsChild>
                        <w:div w:id="912739285">
                          <w:marLeft w:val="0"/>
                          <w:marRight w:val="0"/>
                          <w:marTop w:val="0"/>
                          <w:marBottom w:val="0"/>
                          <w:divBdr>
                            <w:top w:val="none" w:sz="0" w:space="0" w:color="auto"/>
                            <w:left w:val="none" w:sz="0" w:space="0" w:color="auto"/>
                            <w:bottom w:val="none" w:sz="0" w:space="0" w:color="auto"/>
                            <w:right w:val="none" w:sz="0" w:space="0" w:color="auto"/>
                          </w:divBdr>
                        </w:div>
                      </w:divsChild>
                    </w:div>
                    <w:div w:id="2105295741">
                      <w:marLeft w:val="0"/>
                      <w:marRight w:val="0"/>
                      <w:marTop w:val="0"/>
                      <w:marBottom w:val="0"/>
                      <w:divBdr>
                        <w:top w:val="none" w:sz="0" w:space="0" w:color="auto"/>
                        <w:left w:val="none" w:sz="0" w:space="0" w:color="auto"/>
                        <w:bottom w:val="none" w:sz="0" w:space="0" w:color="auto"/>
                        <w:right w:val="none" w:sz="0" w:space="0" w:color="auto"/>
                      </w:divBdr>
                      <w:divsChild>
                        <w:div w:id="1776748704">
                          <w:marLeft w:val="0"/>
                          <w:marRight w:val="0"/>
                          <w:marTop w:val="0"/>
                          <w:marBottom w:val="0"/>
                          <w:divBdr>
                            <w:top w:val="none" w:sz="0" w:space="0" w:color="auto"/>
                            <w:left w:val="none" w:sz="0" w:space="0" w:color="auto"/>
                            <w:bottom w:val="none" w:sz="0" w:space="0" w:color="auto"/>
                            <w:right w:val="none" w:sz="0" w:space="0" w:color="auto"/>
                          </w:divBdr>
                        </w:div>
                      </w:divsChild>
                    </w:div>
                    <w:div w:id="1914197884">
                      <w:marLeft w:val="0"/>
                      <w:marRight w:val="0"/>
                      <w:marTop w:val="0"/>
                      <w:marBottom w:val="0"/>
                      <w:divBdr>
                        <w:top w:val="none" w:sz="0" w:space="0" w:color="auto"/>
                        <w:left w:val="none" w:sz="0" w:space="0" w:color="auto"/>
                        <w:bottom w:val="none" w:sz="0" w:space="0" w:color="auto"/>
                        <w:right w:val="none" w:sz="0" w:space="0" w:color="auto"/>
                      </w:divBdr>
                      <w:divsChild>
                        <w:div w:id="667514871">
                          <w:marLeft w:val="0"/>
                          <w:marRight w:val="0"/>
                          <w:marTop w:val="0"/>
                          <w:marBottom w:val="0"/>
                          <w:divBdr>
                            <w:top w:val="none" w:sz="0" w:space="0" w:color="auto"/>
                            <w:left w:val="none" w:sz="0" w:space="0" w:color="auto"/>
                            <w:bottom w:val="none" w:sz="0" w:space="0" w:color="auto"/>
                            <w:right w:val="none" w:sz="0" w:space="0" w:color="auto"/>
                          </w:divBdr>
                        </w:div>
                      </w:divsChild>
                    </w:div>
                    <w:div w:id="942343299">
                      <w:marLeft w:val="0"/>
                      <w:marRight w:val="0"/>
                      <w:marTop w:val="0"/>
                      <w:marBottom w:val="0"/>
                      <w:divBdr>
                        <w:top w:val="none" w:sz="0" w:space="0" w:color="auto"/>
                        <w:left w:val="none" w:sz="0" w:space="0" w:color="auto"/>
                        <w:bottom w:val="none" w:sz="0" w:space="0" w:color="auto"/>
                        <w:right w:val="none" w:sz="0" w:space="0" w:color="auto"/>
                      </w:divBdr>
                      <w:divsChild>
                        <w:div w:id="13703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660258">
      <w:bodyDiv w:val="1"/>
      <w:marLeft w:val="0"/>
      <w:marRight w:val="0"/>
      <w:marTop w:val="0"/>
      <w:marBottom w:val="0"/>
      <w:divBdr>
        <w:top w:val="none" w:sz="0" w:space="0" w:color="auto"/>
        <w:left w:val="none" w:sz="0" w:space="0" w:color="auto"/>
        <w:bottom w:val="none" w:sz="0" w:space="0" w:color="auto"/>
        <w:right w:val="none" w:sz="0" w:space="0" w:color="auto"/>
      </w:divBdr>
      <w:divsChild>
        <w:div w:id="2127456204">
          <w:marLeft w:val="0"/>
          <w:marRight w:val="0"/>
          <w:marTop w:val="0"/>
          <w:marBottom w:val="0"/>
          <w:divBdr>
            <w:top w:val="none" w:sz="0" w:space="0" w:color="auto"/>
            <w:left w:val="none" w:sz="0" w:space="0" w:color="auto"/>
            <w:bottom w:val="none" w:sz="0" w:space="0" w:color="auto"/>
            <w:right w:val="none" w:sz="0" w:space="0" w:color="auto"/>
          </w:divBdr>
          <w:divsChild>
            <w:div w:id="923107095">
              <w:marLeft w:val="0"/>
              <w:marRight w:val="0"/>
              <w:marTop w:val="0"/>
              <w:marBottom w:val="0"/>
              <w:divBdr>
                <w:top w:val="none" w:sz="0" w:space="0" w:color="auto"/>
                <w:left w:val="none" w:sz="0" w:space="0" w:color="auto"/>
                <w:bottom w:val="none" w:sz="0" w:space="0" w:color="auto"/>
                <w:right w:val="none" w:sz="0" w:space="0" w:color="auto"/>
              </w:divBdr>
            </w:div>
            <w:div w:id="10140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32778">
      <w:bodyDiv w:val="1"/>
      <w:marLeft w:val="0"/>
      <w:marRight w:val="0"/>
      <w:marTop w:val="0"/>
      <w:marBottom w:val="0"/>
      <w:divBdr>
        <w:top w:val="none" w:sz="0" w:space="0" w:color="auto"/>
        <w:left w:val="none" w:sz="0" w:space="0" w:color="auto"/>
        <w:bottom w:val="none" w:sz="0" w:space="0" w:color="auto"/>
        <w:right w:val="none" w:sz="0" w:space="0" w:color="auto"/>
      </w:divBdr>
      <w:divsChild>
        <w:div w:id="837689930">
          <w:marLeft w:val="0"/>
          <w:marRight w:val="0"/>
          <w:marTop w:val="0"/>
          <w:marBottom w:val="0"/>
          <w:divBdr>
            <w:top w:val="none" w:sz="0" w:space="0" w:color="auto"/>
            <w:left w:val="none" w:sz="0" w:space="0" w:color="auto"/>
            <w:bottom w:val="none" w:sz="0" w:space="0" w:color="auto"/>
            <w:right w:val="none" w:sz="0" w:space="0" w:color="auto"/>
          </w:divBdr>
          <w:divsChild>
            <w:div w:id="2111775775">
              <w:marLeft w:val="0"/>
              <w:marRight w:val="0"/>
              <w:marTop w:val="0"/>
              <w:marBottom w:val="0"/>
              <w:divBdr>
                <w:top w:val="none" w:sz="0" w:space="0" w:color="auto"/>
                <w:left w:val="none" w:sz="0" w:space="0" w:color="auto"/>
                <w:bottom w:val="none" w:sz="0" w:space="0" w:color="auto"/>
                <w:right w:val="none" w:sz="0" w:space="0" w:color="auto"/>
              </w:divBdr>
            </w:div>
            <w:div w:id="147738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65484">
      <w:bodyDiv w:val="1"/>
      <w:marLeft w:val="0"/>
      <w:marRight w:val="0"/>
      <w:marTop w:val="0"/>
      <w:marBottom w:val="0"/>
      <w:divBdr>
        <w:top w:val="none" w:sz="0" w:space="0" w:color="auto"/>
        <w:left w:val="none" w:sz="0" w:space="0" w:color="auto"/>
        <w:bottom w:val="none" w:sz="0" w:space="0" w:color="auto"/>
        <w:right w:val="none" w:sz="0" w:space="0" w:color="auto"/>
      </w:divBdr>
      <w:divsChild>
        <w:div w:id="1924096725">
          <w:marLeft w:val="0"/>
          <w:marRight w:val="0"/>
          <w:marTop w:val="0"/>
          <w:marBottom w:val="0"/>
          <w:divBdr>
            <w:top w:val="none" w:sz="0" w:space="0" w:color="auto"/>
            <w:left w:val="none" w:sz="0" w:space="0" w:color="auto"/>
            <w:bottom w:val="none" w:sz="0" w:space="0" w:color="auto"/>
            <w:right w:val="none" w:sz="0" w:space="0" w:color="auto"/>
          </w:divBdr>
          <w:divsChild>
            <w:div w:id="383263626">
              <w:marLeft w:val="0"/>
              <w:marRight w:val="0"/>
              <w:marTop w:val="0"/>
              <w:marBottom w:val="0"/>
              <w:divBdr>
                <w:top w:val="none" w:sz="0" w:space="0" w:color="auto"/>
                <w:left w:val="none" w:sz="0" w:space="0" w:color="auto"/>
                <w:bottom w:val="none" w:sz="0" w:space="0" w:color="auto"/>
                <w:right w:val="none" w:sz="0" w:space="0" w:color="auto"/>
              </w:divBdr>
            </w:div>
            <w:div w:id="1442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52061">
      <w:bodyDiv w:val="1"/>
      <w:marLeft w:val="0"/>
      <w:marRight w:val="0"/>
      <w:marTop w:val="0"/>
      <w:marBottom w:val="0"/>
      <w:divBdr>
        <w:top w:val="none" w:sz="0" w:space="0" w:color="auto"/>
        <w:left w:val="none" w:sz="0" w:space="0" w:color="auto"/>
        <w:bottom w:val="none" w:sz="0" w:space="0" w:color="auto"/>
        <w:right w:val="none" w:sz="0" w:space="0" w:color="auto"/>
      </w:divBdr>
      <w:divsChild>
        <w:div w:id="846020580">
          <w:marLeft w:val="0"/>
          <w:marRight w:val="0"/>
          <w:marTop w:val="0"/>
          <w:marBottom w:val="0"/>
          <w:divBdr>
            <w:top w:val="none" w:sz="0" w:space="0" w:color="auto"/>
            <w:left w:val="none" w:sz="0" w:space="0" w:color="auto"/>
            <w:bottom w:val="none" w:sz="0" w:space="0" w:color="auto"/>
            <w:right w:val="none" w:sz="0" w:space="0" w:color="auto"/>
          </w:divBdr>
          <w:divsChild>
            <w:div w:id="1362244965">
              <w:marLeft w:val="0"/>
              <w:marRight w:val="0"/>
              <w:marTop w:val="0"/>
              <w:marBottom w:val="0"/>
              <w:divBdr>
                <w:top w:val="none" w:sz="0" w:space="0" w:color="auto"/>
                <w:left w:val="none" w:sz="0" w:space="0" w:color="auto"/>
                <w:bottom w:val="none" w:sz="0" w:space="0" w:color="auto"/>
                <w:right w:val="none" w:sz="0" w:space="0" w:color="auto"/>
              </w:divBdr>
            </w:div>
            <w:div w:id="1867213084">
              <w:marLeft w:val="0"/>
              <w:marRight w:val="0"/>
              <w:marTop w:val="0"/>
              <w:marBottom w:val="0"/>
              <w:divBdr>
                <w:top w:val="none" w:sz="0" w:space="0" w:color="auto"/>
                <w:left w:val="none" w:sz="0" w:space="0" w:color="auto"/>
                <w:bottom w:val="none" w:sz="0" w:space="0" w:color="auto"/>
                <w:right w:val="none" w:sz="0" w:space="0" w:color="auto"/>
              </w:divBdr>
            </w:div>
            <w:div w:id="20084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6514">
      <w:bodyDiv w:val="1"/>
      <w:marLeft w:val="0"/>
      <w:marRight w:val="0"/>
      <w:marTop w:val="0"/>
      <w:marBottom w:val="0"/>
      <w:divBdr>
        <w:top w:val="none" w:sz="0" w:space="0" w:color="auto"/>
        <w:left w:val="none" w:sz="0" w:space="0" w:color="auto"/>
        <w:bottom w:val="none" w:sz="0" w:space="0" w:color="auto"/>
        <w:right w:val="none" w:sz="0" w:space="0" w:color="auto"/>
      </w:divBdr>
    </w:div>
    <w:div w:id="1124273739">
      <w:bodyDiv w:val="1"/>
      <w:marLeft w:val="0"/>
      <w:marRight w:val="0"/>
      <w:marTop w:val="0"/>
      <w:marBottom w:val="0"/>
      <w:divBdr>
        <w:top w:val="none" w:sz="0" w:space="0" w:color="auto"/>
        <w:left w:val="none" w:sz="0" w:space="0" w:color="auto"/>
        <w:bottom w:val="none" w:sz="0" w:space="0" w:color="auto"/>
        <w:right w:val="none" w:sz="0" w:space="0" w:color="auto"/>
      </w:divBdr>
      <w:divsChild>
        <w:div w:id="605190394">
          <w:marLeft w:val="0"/>
          <w:marRight w:val="0"/>
          <w:marTop w:val="0"/>
          <w:marBottom w:val="0"/>
          <w:divBdr>
            <w:top w:val="none" w:sz="0" w:space="0" w:color="auto"/>
            <w:left w:val="none" w:sz="0" w:space="0" w:color="auto"/>
            <w:bottom w:val="none" w:sz="0" w:space="0" w:color="auto"/>
            <w:right w:val="none" w:sz="0" w:space="0" w:color="auto"/>
          </w:divBdr>
          <w:divsChild>
            <w:div w:id="1502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4393">
      <w:bodyDiv w:val="1"/>
      <w:marLeft w:val="0"/>
      <w:marRight w:val="0"/>
      <w:marTop w:val="0"/>
      <w:marBottom w:val="0"/>
      <w:divBdr>
        <w:top w:val="none" w:sz="0" w:space="0" w:color="auto"/>
        <w:left w:val="none" w:sz="0" w:space="0" w:color="auto"/>
        <w:bottom w:val="none" w:sz="0" w:space="0" w:color="auto"/>
        <w:right w:val="none" w:sz="0" w:space="0" w:color="auto"/>
      </w:divBdr>
      <w:divsChild>
        <w:div w:id="1567260056">
          <w:marLeft w:val="0"/>
          <w:marRight w:val="0"/>
          <w:marTop w:val="0"/>
          <w:marBottom w:val="0"/>
          <w:divBdr>
            <w:top w:val="none" w:sz="0" w:space="0" w:color="auto"/>
            <w:left w:val="none" w:sz="0" w:space="0" w:color="auto"/>
            <w:bottom w:val="none" w:sz="0" w:space="0" w:color="auto"/>
            <w:right w:val="none" w:sz="0" w:space="0" w:color="auto"/>
          </w:divBdr>
          <w:divsChild>
            <w:div w:id="801583703">
              <w:marLeft w:val="0"/>
              <w:marRight w:val="0"/>
              <w:marTop w:val="0"/>
              <w:marBottom w:val="0"/>
              <w:divBdr>
                <w:top w:val="none" w:sz="0" w:space="0" w:color="auto"/>
                <w:left w:val="none" w:sz="0" w:space="0" w:color="auto"/>
                <w:bottom w:val="none" w:sz="0" w:space="0" w:color="auto"/>
                <w:right w:val="none" w:sz="0" w:space="0" w:color="auto"/>
              </w:divBdr>
              <w:divsChild>
                <w:div w:id="1226405517">
                  <w:marLeft w:val="0"/>
                  <w:marRight w:val="0"/>
                  <w:marTop w:val="0"/>
                  <w:marBottom w:val="0"/>
                  <w:divBdr>
                    <w:top w:val="none" w:sz="0" w:space="0" w:color="auto"/>
                    <w:left w:val="none" w:sz="0" w:space="0" w:color="auto"/>
                    <w:bottom w:val="none" w:sz="0" w:space="0" w:color="auto"/>
                    <w:right w:val="none" w:sz="0" w:space="0" w:color="auto"/>
                  </w:divBdr>
                  <w:divsChild>
                    <w:div w:id="1723405727">
                      <w:marLeft w:val="0"/>
                      <w:marRight w:val="0"/>
                      <w:marTop w:val="0"/>
                      <w:marBottom w:val="0"/>
                      <w:divBdr>
                        <w:top w:val="none" w:sz="0" w:space="0" w:color="auto"/>
                        <w:left w:val="none" w:sz="0" w:space="0" w:color="auto"/>
                        <w:bottom w:val="none" w:sz="0" w:space="0" w:color="auto"/>
                        <w:right w:val="none" w:sz="0" w:space="0" w:color="auto"/>
                      </w:divBdr>
                      <w:divsChild>
                        <w:div w:id="1994067264">
                          <w:marLeft w:val="0"/>
                          <w:marRight w:val="0"/>
                          <w:marTop w:val="0"/>
                          <w:marBottom w:val="0"/>
                          <w:divBdr>
                            <w:top w:val="none" w:sz="0" w:space="0" w:color="auto"/>
                            <w:left w:val="none" w:sz="0" w:space="0" w:color="auto"/>
                            <w:bottom w:val="none" w:sz="0" w:space="0" w:color="auto"/>
                            <w:right w:val="none" w:sz="0" w:space="0" w:color="auto"/>
                          </w:divBdr>
                        </w:div>
                      </w:divsChild>
                    </w:div>
                    <w:div w:id="1798990777">
                      <w:marLeft w:val="0"/>
                      <w:marRight w:val="0"/>
                      <w:marTop w:val="0"/>
                      <w:marBottom w:val="0"/>
                      <w:divBdr>
                        <w:top w:val="none" w:sz="0" w:space="0" w:color="auto"/>
                        <w:left w:val="none" w:sz="0" w:space="0" w:color="auto"/>
                        <w:bottom w:val="none" w:sz="0" w:space="0" w:color="auto"/>
                        <w:right w:val="none" w:sz="0" w:space="0" w:color="auto"/>
                      </w:divBdr>
                      <w:divsChild>
                        <w:div w:id="52000949">
                          <w:marLeft w:val="0"/>
                          <w:marRight w:val="0"/>
                          <w:marTop w:val="0"/>
                          <w:marBottom w:val="0"/>
                          <w:divBdr>
                            <w:top w:val="none" w:sz="0" w:space="0" w:color="auto"/>
                            <w:left w:val="none" w:sz="0" w:space="0" w:color="auto"/>
                            <w:bottom w:val="none" w:sz="0" w:space="0" w:color="auto"/>
                            <w:right w:val="none" w:sz="0" w:space="0" w:color="auto"/>
                          </w:divBdr>
                        </w:div>
                      </w:divsChild>
                    </w:div>
                    <w:div w:id="795950247">
                      <w:marLeft w:val="0"/>
                      <w:marRight w:val="0"/>
                      <w:marTop w:val="0"/>
                      <w:marBottom w:val="0"/>
                      <w:divBdr>
                        <w:top w:val="none" w:sz="0" w:space="0" w:color="auto"/>
                        <w:left w:val="none" w:sz="0" w:space="0" w:color="auto"/>
                        <w:bottom w:val="none" w:sz="0" w:space="0" w:color="auto"/>
                        <w:right w:val="none" w:sz="0" w:space="0" w:color="auto"/>
                      </w:divBdr>
                      <w:divsChild>
                        <w:div w:id="778599611">
                          <w:marLeft w:val="0"/>
                          <w:marRight w:val="0"/>
                          <w:marTop w:val="0"/>
                          <w:marBottom w:val="0"/>
                          <w:divBdr>
                            <w:top w:val="none" w:sz="0" w:space="0" w:color="auto"/>
                            <w:left w:val="none" w:sz="0" w:space="0" w:color="auto"/>
                            <w:bottom w:val="none" w:sz="0" w:space="0" w:color="auto"/>
                            <w:right w:val="none" w:sz="0" w:space="0" w:color="auto"/>
                          </w:divBdr>
                        </w:div>
                      </w:divsChild>
                    </w:div>
                    <w:div w:id="1574119512">
                      <w:marLeft w:val="0"/>
                      <w:marRight w:val="0"/>
                      <w:marTop w:val="0"/>
                      <w:marBottom w:val="0"/>
                      <w:divBdr>
                        <w:top w:val="none" w:sz="0" w:space="0" w:color="auto"/>
                        <w:left w:val="none" w:sz="0" w:space="0" w:color="auto"/>
                        <w:bottom w:val="none" w:sz="0" w:space="0" w:color="auto"/>
                        <w:right w:val="none" w:sz="0" w:space="0" w:color="auto"/>
                      </w:divBdr>
                      <w:divsChild>
                        <w:div w:id="2109301943">
                          <w:marLeft w:val="0"/>
                          <w:marRight w:val="0"/>
                          <w:marTop w:val="0"/>
                          <w:marBottom w:val="0"/>
                          <w:divBdr>
                            <w:top w:val="none" w:sz="0" w:space="0" w:color="auto"/>
                            <w:left w:val="none" w:sz="0" w:space="0" w:color="auto"/>
                            <w:bottom w:val="none" w:sz="0" w:space="0" w:color="auto"/>
                            <w:right w:val="none" w:sz="0" w:space="0" w:color="auto"/>
                          </w:divBdr>
                        </w:div>
                      </w:divsChild>
                    </w:div>
                    <w:div w:id="1467311965">
                      <w:marLeft w:val="0"/>
                      <w:marRight w:val="0"/>
                      <w:marTop w:val="0"/>
                      <w:marBottom w:val="0"/>
                      <w:divBdr>
                        <w:top w:val="none" w:sz="0" w:space="0" w:color="auto"/>
                        <w:left w:val="none" w:sz="0" w:space="0" w:color="auto"/>
                        <w:bottom w:val="none" w:sz="0" w:space="0" w:color="auto"/>
                        <w:right w:val="none" w:sz="0" w:space="0" w:color="auto"/>
                      </w:divBdr>
                      <w:divsChild>
                        <w:div w:id="1399354812">
                          <w:marLeft w:val="0"/>
                          <w:marRight w:val="0"/>
                          <w:marTop w:val="0"/>
                          <w:marBottom w:val="0"/>
                          <w:divBdr>
                            <w:top w:val="none" w:sz="0" w:space="0" w:color="auto"/>
                            <w:left w:val="none" w:sz="0" w:space="0" w:color="auto"/>
                            <w:bottom w:val="none" w:sz="0" w:space="0" w:color="auto"/>
                            <w:right w:val="none" w:sz="0" w:space="0" w:color="auto"/>
                          </w:divBdr>
                        </w:div>
                      </w:divsChild>
                    </w:div>
                    <w:div w:id="242641764">
                      <w:marLeft w:val="0"/>
                      <w:marRight w:val="0"/>
                      <w:marTop w:val="0"/>
                      <w:marBottom w:val="0"/>
                      <w:divBdr>
                        <w:top w:val="none" w:sz="0" w:space="0" w:color="auto"/>
                        <w:left w:val="none" w:sz="0" w:space="0" w:color="auto"/>
                        <w:bottom w:val="none" w:sz="0" w:space="0" w:color="auto"/>
                        <w:right w:val="none" w:sz="0" w:space="0" w:color="auto"/>
                      </w:divBdr>
                      <w:divsChild>
                        <w:div w:id="72244154">
                          <w:marLeft w:val="0"/>
                          <w:marRight w:val="0"/>
                          <w:marTop w:val="0"/>
                          <w:marBottom w:val="0"/>
                          <w:divBdr>
                            <w:top w:val="none" w:sz="0" w:space="0" w:color="auto"/>
                            <w:left w:val="none" w:sz="0" w:space="0" w:color="auto"/>
                            <w:bottom w:val="none" w:sz="0" w:space="0" w:color="auto"/>
                            <w:right w:val="none" w:sz="0" w:space="0" w:color="auto"/>
                          </w:divBdr>
                        </w:div>
                      </w:divsChild>
                    </w:div>
                    <w:div w:id="1883664045">
                      <w:marLeft w:val="0"/>
                      <w:marRight w:val="0"/>
                      <w:marTop w:val="0"/>
                      <w:marBottom w:val="0"/>
                      <w:divBdr>
                        <w:top w:val="none" w:sz="0" w:space="0" w:color="auto"/>
                        <w:left w:val="none" w:sz="0" w:space="0" w:color="auto"/>
                        <w:bottom w:val="none" w:sz="0" w:space="0" w:color="auto"/>
                        <w:right w:val="none" w:sz="0" w:space="0" w:color="auto"/>
                      </w:divBdr>
                      <w:divsChild>
                        <w:div w:id="2123380826">
                          <w:marLeft w:val="0"/>
                          <w:marRight w:val="0"/>
                          <w:marTop w:val="0"/>
                          <w:marBottom w:val="0"/>
                          <w:divBdr>
                            <w:top w:val="none" w:sz="0" w:space="0" w:color="auto"/>
                            <w:left w:val="none" w:sz="0" w:space="0" w:color="auto"/>
                            <w:bottom w:val="none" w:sz="0" w:space="0" w:color="auto"/>
                            <w:right w:val="none" w:sz="0" w:space="0" w:color="auto"/>
                          </w:divBdr>
                        </w:div>
                      </w:divsChild>
                    </w:div>
                    <w:div w:id="1750492650">
                      <w:marLeft w:val="0"/>
                      <w:marRight w:val="0"/>
                      <w:marTop w:val="0"/>
                      <w:marBottom w:val="0"/>
                      <w:divBdr>
                        <w:top w:val="none" w:sz="0" w:space="0" w:color="auto"/>
                        <w:left w:val="none" w:sz="0" w:space="0" w:color="auto"/>
                        <w:bottom w:val="none" w:sz="0" w:space="0" w:color="auto"/>
                        <w:right w:val="none" w:sz="0" w:space="0" w:color="auto"/>
                      </w:divBdr>
                      <w:divsChild>
                        <w:div w:id="2038195346">
                          <w:marLeft w:val="0"/>
                          <w:marRight w:val="0"/>
                          <w:marTop w:val="0"/>
                          <w:marBottom w:val="0"/>
                          <w:divBdr>
                            <w:top w:val="none" w:sz="0" w:space="0" w:color="auto"/>
                            <w:left w:val="none" w:sz="0" w:space="0" w:color="auto"/>
                            <w:bottom w:val="none" w:sz="0" w:space="0" w:color="auto"/>
                            <w:right w:val="none" w:sz="0" w:space="0" w:color="auto"/>
                          </w:divBdr>
                        </w:div>
                      </w:divsChild>
                    </w:div>
                    <w:div w:id="567612426">
                      <w:marLeft w:val="0"/>
                      <w:marRight w:val="0"/>
                      <w:marTop w:val="0"/>
                      <w:marBottom w:val="0"/>
                      <w:divBdr>
                        <w:top w:val="none" w:sz="0" w:space="0" w:color="auto"/>
                        <w:left w:val="none" w:sz="0" w:space="0" w:color="auto"/>
                        <w:bottom w:val="none" w:sz="0" w:space="0" w:color="auto"/>
                        <w:right w:val="none" w:sz="0" w:space="0" w:color="auto"/>
                      </w:divBdr>
                      <w:divsChild>
                        <w:div w:id="1842618725">
                          <w:marLeft w:val="0"/>
                          <w:marRight w:val="0"/>
                          <w:marTop w:val="0"/>
                          <w:marBottom w:val="0"/>
                          <w:divBdr>
                            <w:top w:val="none" w:sz="0" w:space="0" w:color="auto"/>
                            <w:left w:val="none" w:sz="0" w:space="0" w:color="auto"/>
                            <w:bottom w:val="none" w:sz="0" w:space="0" w:color="auto"/>
                            <w:right w:val="none" w:sz="0" w:space="0" w:color="auto"/>
                          </w:divBdr>
                        </w:div>
                      </w:divsChild>
                    </w:div>
                    <w:div w:id="1069419598">
                      <w:marLeft w:val="0"/>
                      <w:marRight w:val="0"/>
                      <w:marTop w:val="0"/>
                      <w:marBottom w:val="0"/>
                      <w:divBdr>
                        <w:top w:val="none" w:sz="0" w:space="0" w:color="auto"/>
                        <w:left w:val="none" w:sz="0" w:space="0" w:color="auto"/>
                        <w:bottom w:val="none" w:sz="0" w:space="0" w:color="auto"/>
                        <w:right w:val="none" w:sz="0" w:space="0" w:color="auto"/>
                      </w:divBdr>
                      <w:divsChild>
                        <w:div w:id="1291013033">
                          <w:marLeft w:val="0"/>
                          <w:marRight w:val="0"/>
                          <w:marTop w:val="0"/>
                          <w:marBottom w:val="0"/>
                          <w:divBdr>
                            <w:top w:val="none" w:sz="0" w:space="0" w:color="auto"/>
                            <w:left w:val="none" w:sz="0" w:space="0" w:color="auto"/>
                            <w:bottom w:val="none" w:sz="0" w:space="0" w:color="auto"/>
                            <w:right w:val="none" w:sz="0" w:space="0" w:color="auto"/>
                          </w:divBdr>
                        </w:div>
                      </w:divsChild>
                    </w:div>
                    <w:div w:id="1141388476">
                      <w:marLeft w:val="0"/>
                      <w:marRight w:val="0"/>
                      <w:marTop w:val="0"/>
                      <w:marBottom w:val="0"/>
                      <w:divBdr>
                        <w:top w:val="none" w:sz="0" w:space="0" w:color="auto"/>
                        <w:left w:val="none" w:sz="0" w:space="0" w:color="auto"/>
                        <w:bottom w:val="none" w:sz="0" w:space="0" w:color="auto"/>
                        <w:right w:val="none" w:sz="0" w:space="0" w:color="auto"/>
                      </w:divBdr>
                      <w:divsChild>
                        <w:div w:id="400564328">
                          <w:marLeft w:val="0"/>
                          <w:marRight w:val="0"/>
                          <w:marTop w:val="0"/>
                          <w:marBottom w:val="0"/>
                          <w:divBdr>
                            <w:top w:val="none" w:sz="0" w:space="0" w:color="auto"/>
                            <w:left w:val="none" w:sz="0" w:space="0" w:color="auto"/>
                            <w:bottom w:val="none" w:sz="0" w:space="0" w:color="auto"/>
                            <w:right w:val="none" w:sz="0" w:space="0" w:color="auto"/>
                          </w:divBdr>
                        </w:div>
                      </w:divsChild>
                    </w:div>
                    <w:div w:id="921379669">
                      <w:marLeft w:val="0"/>
                      <w:marRight w:val="0"/>
                      <w:marTop w:val="0"/>
                      <w:marBottom w:val="0"/>
                      <w:divBdr>
                        <w:top w:val="none" w:sz="0" w:space="0" w:color="auto"/>
                        <w:left w:val="none" w:sz="0" w:space="0" w:color="auto"/>
                        <w:bottom w:val="none" w:sz="0" w:space="0" w:color="auto"/>
                        <w:right w:val="none" w:sz="0" w:space="0" w:color="auto"/>
                      </w:divBdr>
                      <w:divsChild>
                        <w:div w:id="350767874">
                          <w:marLeft w:val="0"/>
                          <w:marRight w:val="0"/>
                          <w:marTop w:val="0"/>
                          <w:marBottom w:val="0"/>
                          <w:divBdr>
                            <w:top w:val="none" w:sz="0" w:space="0" w:color="auto"/>
                            <w:left w:val="none" w:sz="0" w:space="0" w:color="auto"/>
                            <w:bottom w:val="none" w:sz="0" w:space="0" w:color="auto"/>
                            <w:right w:val="none" w:sz="0" w:space="0" w:color="auto"/>
                          </w:divBdr>
                        </w:div>
                      </w:divsChild>
                    </w:div>
                    <w:div w:id="357892201">
                      <w:marLeft w:val="0"/>
                      <w:marRight w:val="0"/>
                      <w:marTop w:val="0"/>
                      <w:marBottom w:val="0"/>
                      <w:divBdr>
                        <w:top w:val="none" w:sz="0" w:space="0" w:color="auto"/>
                        <w:left w:val="none" w:sz="0" w:space="0" w:color="auto"/>
                        <w:bottom w:val="none" w:sz="0" w:space="0" w:color="auto"/>
                        <w:right w:val="none" w:sz="0" w:space="0" w:color="auto"/>
                      </w:divBdr>
                      <w:divsChild>
                        <w:div w:id="256718756">
                          <w:marLeft w:val="0"/>
                          <w:marRight w:val="0"/>
                          <w:marTop w:val="0"/>
                          <w:marBottom w:val="0"/>
                          <w:divBdr>
                            <w:top w:val="none" w:sz="0" w:space="0" w:color="auto"/>
                            <w:left w:val="none" w:sz="0" w:space="0" w:color="auto"/>
                            <w:bottom w:val="none" w:sz="0" w:space="0" w:color="auto"/>
                            <w:right w:val="none" w:sz="0" w:space="0" w:color="auto"/>
                          </w:divBdr>
                        </w:div>
                      </w:divsChild>
                    </w:div>
                    <w:div w:id="1602375306">
                      <w:marLeft w:val="0"/>
                      <w:marRight w:val="0"/>
                      <w:marTop w:val="0"/>
                      <w:marBottom w:val="0"/>
                      <w:divBdr>
                        <w:top w:val="none" w:sz="0" w:space="0" w:color="auto"/>
                        <w:left w:val="none" w:sz="0" w:space="0" w:color="auto"/>
                        <w:bottom w:val="none" w:sz="0" w:space="0" w:color="auto"/>
                        <w:right w:val="none" w:sz="0" w:space="0" w:color="auto"/>
                      </w:divBdr>
                      <w:divsChild>
                        <w:div w:id="1171986913">
                          <w:marLeft w:val="0"/>
                          <w:marRight w:val="0"/>
                          <w:marTop w:val="0"/>
                          <w:marBottom w:val="0"/>
                          <w:divBdr>
                            <w:top w:val="none" w:sz="0" w:space="0" w:color="auto"/>
                            <w:left w:val="none" w:sz="0" w:space="0" w:color="auto"/>
                            <w:bottom w:val="none" w:sz="0" w:space="0" w:color="auto"/>
                            <w:right w:val="none" w:sz="0" w:space="0" w:color="auto"/>
                          </w:divBdr>
                        </w:div>
                      </w:divsChild>
                    </w:div>
                    <w:div w:id="2127576659">
                      <w:marLeft w:val="0"/>
                      <w:marRight w:val="0"/>
                      <w:marTop w:val="0"/>
                      <w:marBottom w:val="0"/>
                      <w:divBdr>
                        <w:top w:val="none" w:sz="0" w:space="0" w:color="auto"/>
                        <w:left w:val="none" w:sz="0" w:space="0" w:color="auto"/>
                        <w:bottom w:val="none" w:sz="0" w:space="0" w:color="auto"/>
                        <w:right w:val="none" w:sz="0" w:space="0" w:color="auto"/>
                      </w:divBdr>
                      <w:divsChild>
                        <w:div w:id="411590222">
                          <w:marLeft w:val="0"/>
                          <w:marRight w:val="0"/>
                          <w:marTop w:val="0"/>
                          <w:marBottom w:val="0"/>
                          <w:divBdr>
                            <w:top w:val="none" w:sz="0" w:space="0" w:color="auto"/>
                            <w:left w:val="none" w:sz="0" w:space="0" w:color="auto"/>
                            <w:bottom w:val="none" w:sz="0" w:space="0" w:color="auto"/>
                            <w:right w:val="none" w:sz="0" w:space="0" w:color="auto"/>
                          </w:divBdr>
                        </w:div>
                      </w:divsChild>
                    </w:div>
                    <w:div w:id="1929653736">
                      <w:marLeft w:val="0"/>
                      <w:marRight w:val="0"/>
                      <w:marTop w:val="0"/>
                      <w:marBottom w:val="0"/>
                      <w:divBdr>
                        <w:top w:val="none" w:sz="0" w:space="0" w:color="auto"/>
                        <w:left w:val="none" w:sz="0" w:space="0" w:color="auto"/>
                        <w:bottom w:val="none" w:sz="0" w:space="0" w:color="auto"/>
                        <w:right w:val="none" w:sz="0" w:space="0" w:color="auto"/>
                      </w:divBdr>
                      <w:divsChild>
                        <w:div w:id="372509233">
                          <w:marLeft w:val="0"/>
                          <w:marRight w:val="0"/>
                          <w:marTop w:val="0"/>
                          <w:marBottom w:val="0"/>
                          <w:divBdr>
                            <w:top w:val="none" w:sz="0" w:space="0" w:color="auto"/>
                            <w:left w:val="none" w:sz="0" w:space="0" w:color="auto"/>
                            <w:bottom w:val="none" w:sz="0" w:space="0" w:color="auto"/>
                            <w:right w:val="none" w:sz="0" w:space="0" w:color="auto"/>
                          </w:divBdr>
                        </w:div>
                      </w:divsChild>
                    </w:div>
                    <w:div w:id="1871600113">
                      <w:marLeft w:val="0"/>
                      <w:marRight w:val="0"/>
                      <w:marTop w:val="0"/>
                      <w:marBottom w:val="0"/>
                      <w:divBdr>
                        <w:top w:val="none" w:sz="0" w:space="0" w:color="auto"/>
                        <w:left w:val="none" w:sz="0" w:space="0" w:color="auto"/>
                        <w:bottom w:val="none" w:sz="0" w:space="0" w:color="auto"/>
                        <w:right w:val="none" w:sz="0" w:space="0" w:color="auto"/>
                      </w:divBdr>
                      <w:divsChild>
                        <w:div w:id="1052341362">
                          <w:marLeft w:val="0"/>
                          <w:marRight w:val="0"/>
                          <w:marTop w:val="0"/>
                          <w:marBottom w:val="0"/>
                          <w:divBdr>
                            <w:top w:val="none" w:sz="0" w:space="0" w:color="auto"/>
                            <w:left w:val="none" w:sz="0" w:space="0" w:color="auto"/>
                            <w:bottom w:val="none" w:sz="0" w:space="0" w:color="auto"/>
                            <w:right w:val="none" w:sz="0" w:space="0" w:color="auto"/>
                          </w:divBdr>
                        </w:div>
                      </w:divsChild>
                    </w:div>
                    <w:div w:id="919216212">
                      <w:marLeft w:val="0"/>
                      <w:marRight w:val="0"/>
                      <w:marTop w:val="0"/>
                      <w:marBottom w:val="0"/>
                      <w:divBdr>
                        <w:top w:val="none" w:sz="0" w:space="0" w:color="auto"/>
                        <w:left w:val="none" w:sz="0" w:space="0" w:color="auto"/>
                        <w:bottom w:val="none" w:sz="0" w:space="0" w:color="auto"/>
                        <w:right w:val="none" w:sz="0" w:space="0" w:color="auto"/>
                      </w:divBdr>
                      <w:divsChild>
                        <w:div w:id="197473415">
                          <w:marLeft w:val="0"/>
                          <w:marRight w:val="0"/>
                          <w:marTop w:val="0"/>
                          <w:marBottom w:val="0"/>
                          <w:divBdr>
                            <w:top w:val="none" w:sz="0" w:space="0" w:color="auto"/>
                            <w:left w:val="none" w:sz="0" w:space="0" w:color="auto"/>
                            <w:bottom w:val="none" w:sz="0" w:space="0" w:color="auto"/>
                            <w:right w:val="none" w:sz="0" w:space="0" w:color="auto"/>
                          </w:divBdr>
                        </w:div>
                      </w:divsChild>
                    </w:div>
                    <w:div w:id="723680683">
                      <w:marLeft w:val="0"/>
                      <w:marRight w:val="0"/>
                      <w:marTop w:val="0"/>
                      <w:marBottom w:val="0"/>
                      <w:divBdr>
                        <w:top w:val="none" w:sz="0" w:space="0" w:color="auto"/>
                        <w:left w:val="none" w:sz="0" w:space="0" w:color="auto"/>
                        <w:bottom w:val="none" w:sz="0" w:space="0" w:color="auto"/>
                        <w:right w:val="none" w:sz="0" w:space="0" w:color="auto"/>
                      </w:divBdr>
                      <w:divsChild>
                        <w:div w:id="1226835162">
                          <w:marLeft w:val="0"/>
                          <w:marRight w:val="0"/>
                          <w:marTop w:val="0"/>
                          <w:marBottom w:val="0"/>
                          <w:divBdr>
                            <w:top w:val="none" w:sz="0" w:space="0" w:color="auto"/>
                            <w:left w:val="none" w:sz="0" w:space="0" w:color="auto"/>
                            <w:bottom w:val="none" w:sz="0" w:space="0" w:color="auto"/>
                            <w:right w:val="none" w:sz="0" w:space="0" w:color="auto"/>
                          </w:divBdr>
                        </w:div>
                      </w:divsChild>
                    </w:div>
                    <w:div w:id="1130324514">
                      <w:marLeft w:val="0"/>
                      <w:marRight w:val="0"/>
                      <w:marTop w:val="0"/>
                      <w:marBottom w:val="0"/>
                      <w:divBdr>
                        <w:top w:val="none" w:sz="0" w:space="0" w:color="auto"/>
                        <w:left w:val="none" w:sz="0" w:space="0" w:color="auto"/>
                        <w:bottom w:val="none" w:sz="0" w:space="0" w:color="auto"/>
                        <w:right w:val="none" w:sz="0" w:space="0" w:color="auto"/>
                      </w:divBdr>
                      <w:divsChild>
                        <w:div w:id="955720698">
                          <w:marLeft w:val="0"/>
                          <w:marRight w:val="0"/>
                          <w:marTop w:val="0"/>
                          <w:marBottom w:val="0"/>
                          <w:divBdr>
                            <w:top w:val="none" w:sz="0" w:space="0" w:color="auto"/>
                            <w:left w:val="none" w:sz="0" w:space="0" w:color="auto"/>
                            <w:bottom w:val="none" w:sz="0" w:space="0" w:color="auto"/>
                            <w:right w:val="none" w:sz="0" w:space="0" w:color="auto"/>
                          </w:divBdr>
                        </w:div>
                      </w:divsChild>
                    </w:div>
                    <w:div w:id="282462456">
                      <w:marLeft w:val="0"/>
                      <w:marRight w:val="0"/>
                      <w:marTop w:val="0"/>
                      <w:marBottom w:val="0"/>
                      <w:divBdr>
                        <w:top w:val="none" w:sz="0" w:space="0" w:color="auto"/>
                        <w:left w:val="none" w:sz="0" w:space="0" w:color="auto"/>
                        <w:bottom w:val="none" w:sz="0" w:space="0" w:color="auto"/>
                        <w:right w:val="none" w:sz="0" w:space="0" w:color="auto"/>
                      </w:divBdr>
                      <w:divsChild>
                        <w:div w:id="1536042701">
                          <w:marLeft w:val="0"/>
                          <w:marRight w:val="0"/>
                          <w:marTop w:val="0"/>
                          <w:marBottom w:val="0"/>
                          <w:divBdr>
                            <w:top w:val="none" w:sz="0" w:space="0" w:color="auto"/>
                            <w:left w:val="none" w:sz="0" w:space="0" w:color="auto"/>
                            <w:bottom w:val="none" w:sz="0" w:space="0" w:color="auto"/>
                            <w:right w:val="none" w:sz="0" w:space="0" w:color="auto"/>
                          </w:divBdr>
                        </w:div>
                      </w:divsChild>
                    </w:div>
                    <w:div w:id="1585795122">
                      <w:marLeft w:val="0"/>
                      <w:marRight w:val="0"/>
                      <w:marTop w:val="0"/>
                      <w:marBottom w:val="0"/>
                      <w:divBdr>
                        <w:top w:val="none" w:sz="0" w:space="0" w:color="auto"/>
                        <w:left w:val="none" w:sz="0" w:space="0" w:color="auto"/>
                        <w:bottom w:val="none" w:sz="0" w:space="0" w:color="auto"/>
                        <w:right w:val="none" w:sz="0" w:space="0" w:color="auto"/>
                      </w:divBdr>
                      <w:divsChild>
                        <w:div w:id="687944877">
                          <w:marLeft w:val="0"/>
                          <w:marRight w:val="0"/>
                          <w:marTop w:val="0"/>
                          <w:marBottom w:val="0"/>
                          <w:divBdr>
                            <w:top w:val="none" w:sz="0" w:space="0" w:color="auto"/>
                            <w:left w:val="none" w:sz="0" w:space="0" w:color="auto"/>
                            <w:bottom w:val="none" w:sz="0" w:space="0" w:color="auto"/>
                            <w:right w:val="none" w:sz="0" w:space="0" w:color="auto"/>
                          </w:divBdr>
                        </w:div>
                      </w:divsChild>
                    </w:div>
                    <w:div w:id="1869755083">
                      <w:marLeft w:val="0"/>
                      <w:marRight w:val="0"/>
                      <w:marTop w:val="0"/>
                      <w:marBottom w:val="0"/>
                      <w:divBdr>
                        <w:top w:val="none" w:sz="0" w:space="0" w:color="auto"/>
                        <w:left w:val="none" w:sz="0" w:space="0" w:color="auto"/>
                        <w:bottom w:val="none" w:sz="0" w:space="0" w:color="auto"/>
                        <w:right w:val="none" w:sz="0" w:space="0" w:color="auto"/>
                      </w:divBdr>
                      <w:divsChild>
                        <w:div w:id="1042024765">
                          <w:marLeft w:val="0"/>
                          <w:marRight w:val="0"/>
                          <w:marTop w:val="0"/>
                          <w:marBottom w:val="0"/>
                          <w:divBdr>
                            <w:top w:val="none" w:sz="0" w:space="0" w:color="auto"/>
                            <w:left w:val="none" w:sz="0" w:space="0" w:color="auto"/>
                            <w:bottom w:val="none" w:sz="0" w:space="0" w:color="auto"/>
                            <w:right w:val="none" w:sz="0" w:space="0" w:color="auto"/>
                          </w:divBdr>
                        </w:div>
                      </w:divsChild>
                    </w:div>
                    <w:div w:id="803162764">
                      <w:marLeft w:val="0"/>
                      <w:marRight w:val="0"/>
                      <w:marTop w:val="0"/>
                      <w:marBottom w:val="0"/>
                      <w:divBdr>
                        <w:top w:val="none" w:sz="0" w:space="0" w:color="auto"/>
                        <w:left w:val="none" w:sz="0" w:space="0" w:color="auto"/>
                        <w:bottom w:val="none" w:sz="0" w:space="0" w:color="auto"/>
                        <w:right w:val="none" w:sz="0" w:space="0" w:color="auto"/>
                      </w:divBdr>
                      <w:divsChild>
                        <w:div w:id="979336609">
                          <w:marLeft w:val="0"/>
                          <w:marRight w:val="0"/>
                          <w:marTop w:val="0"/>
                          <w:marBottom w:val="0"/>
                          <w:divBdr>
                            <w:top w:val="none" w:sz="0" w:space="0" w:color="auto"/>
                            <w:left w:val="none" w:sz="0" w:space="0" w:color="auto"/>
                            <w:bottom w:val="none" w:sz="0" w:space="0" w:color="auto"/>
                            <w:right w:val="none" w:sz="0" w:space="0" w:color="auto"/>
                          </w:divBdr>
                        </w:div>
                      </w:divsChild>
                    </w:div>
                    <w:div w:id="161967533">
                      <w:marLeft w:val="0"/>
                      <w:marRight w:val="0"/>
                      <w:marTop w:val="0"/>
                      <w:marBottom w:val="0"/>
                      <w:divBdr>
                        <w:top w:val="none" w:sz="0" w:space="0" w:color="auto"/>
                        <w:left w:val="none" w:sz="0" w:space="0" w:color="auto"/>
                        <w:bottom w:val="none" w:sz="0" w:space="0" w:color="auto"/>
                        <w:right w:val="none" w:sz="0" w:space="0" w:color="auto"/>
                      </w:divBdr>
                      <w:divsChild>
                        <w:div w:id="2027369602">
                          <w:marLeft w:val="0"/>
                          <w:marRight w:val="0"/>
                          <w:marTop w:val="0"/>
                          <w:marBottom w:val="0"/>
                          <w:divBdr>
                            <w:top w:val="none" w:sz="0" w:space="0" w:color="auto"/>
                            <w:left w:val="none" w:sz="0" w:space="0" w:color="auto"/>
                            <w:bottom w:val="none" w:sz="0" w:space="0" w:color="auto"/>
                            <w:right w:val="none" w:sz="0" w:space="0" w:color="auto"/>
                          </w:divBdr>
                        </w:div>
                      </w:divsChild>
                    </w:div>
                    <w:div w:id="1733309896">
                      <w:marLeft w:val="0"/>
                      <w:marRight w:val="0"/>
                      <w:marTop w:val="0"/>
                      <w:marBottom w:val="0"/>
                      <w:divBdr>
                        <w:top w:val="none" w:sz="0" w:space="0" w:color="auto"/>
                        <w:left w:val="none" w:sz="0" w:space="0" w:color="auto"/>
                        <w:bottom w:val="none" w:sz="0" w:space="0" w:color="auto"/>
                        <w:right w:val="none" w:sz="0" w:space="0" w:color="auto"/>
                      </w:divBdr>
                      <w:divsChild>
                        <w:div w:id="733553492">
                          <w:marLeft w:val="0"/>
                          <w:marRight w:val="0"/>
                          <w:marTop w:val="0"/>
                          <w:marBottom w:val="0"/>
                          <w:divBdr>
                            <w:top w:val="none" w:sz="0" w:space="0" w:color="auto"/>
                            <w:left w:val="none" w:sz="0" w:space="0" w:color="auto"/>
                            <w:bottom w:val="none" w:sz="0" w:space="0" w:color="auto"/>
                            <w:right w:val="none" w:sz="0" w:space="0" w:color="auto"/>
                          </w:divBdr>
                        </w:div>
                      </w:divsChild>
                    </w:div>
                    <w:div w:id="1645616903">
                      <w:marLeft w:val="0"/>
                      <w:marRight w:val="0"/>
                      <w:marTop w:val="0"/>
                      <w:marBottom w:val="0"/>
                      <w:divBdr>
                        <w:top w:val="none" w:sz="0" w:space="0" w:color="auto"/>
                        <w:left w:val="none" w:sz="0" w:space="0" w:color="auto"/>
                        <w:bottom w:val="none" w:sz="0" w:space="0" w:color="auto"/>
                        <w:right w:val="none" w:sz="0" w:space="0" w:color="auto"/>
                      </w:divBdr>
                      <w:divsChild>
                        <w:div w:id="1262058971">
                          <w:marLeft w:val="0"/>
                          <w:marRight w:val="0"/>
                          <w:marTop w:val="0"/>
                          <w:marBottom w:val="0"/>
                          <w:divBdr>
                            <w:top w:val="none" w:sz="0" w:space="0" w:color="auto"/>
                            <w:left w:val="none" w:sz="0" w:space="0" w:color="auto"/>
                            <w:bottom w:val="none" w:sz="0" w:space="0" w:color="auto"/>
                            <w:right w:val="none" w:sz="0" w:space="0" w:color="auto"/>
                          </w:divBdr>
                        </w:div>
                      </w:divsChild>
                    </w:div>
                    <w:div w:id="628824647">
                      <w:marLeft w:val="0"/>
                      <w:marRight w:val="0"/>
                      <w:marTop w:val="0"/>
                      <w:marBottom w:val="0"/>
                      <w:divBdr>
                        <w:top w:val="none" w:sz="0" w:space="0" w:color="auto"/>
                        <w:left w:val="none" w:sz="0" w:space="0" w:color="auto"/>
                        <w:bottom w:val="none" w:sz="0" w:space="0" w:color="auto"/>
                        <w:right w:val="none" w:sz="0" w:space="0" w:color="auto"/>
                      </w:divBdr>
                      <w:divsChild>
                        <w:div w:id="1344164547">
                          <w:marLeft w:val="0"/>
                          <w:marRight w:val="0"/>
                          <w:marTop w:val="0"/>
                          <w:marBottom w:val="0"/>
                          <w:divBdr>
                            <w:top w:val="none" w:sz="0" w:space="0" w:color="auto"/>
                            <w:left w:val="none" w:sz="0" w:space="0" w:color="auto"/>
                            <w:bottom w:val="none" w:sz="0" w:space="0" w:color="auto"/>
                            <w:right w:val="none" w:sz="0" w:space="0" w:color="auto"/>
                          </w:divBdr>
                        </w:div>
                      </w:divsChild>
                    </w:div>
                    <w:div w:id="388457599">
                      <w:marLeft w:val="0"/>
                      <w:marRight w:val="0"/>
                      <w:marTop w:val="0"/>
                      <w:marBottom w:val="0"/>
                      <w:divBdr>
                        <w:top w:val="none" w:sz="0" w:space="0" w:color="auto"/>
                        <w:left w:val="none" w:sz="0" w:space="0" w:color="auto"/>
                        <w:bottom w:val="none" w:sz="0" w:space="0" w:color="auto"/>
                        <w:right w:val="none" w:sz="0" w:space="0" w:color="auto"/>
                      </w:divBdr>
                      <w:divsChild>
                        <w:div w:id="793597328">
                          <w:marLeft w:val="0"/>
                          <w:marRight w:val="0"/>
                          <w:marTop w:val="0"/>
                          <w:marBottom w:val="0"/>
                          <w:divBdr>
                            <w:top w:val="none" w:sz="0" w:space="0" w:color="auto"/>
                            <w:left w:val="none" w:sz="0" w:space="0" w:color="auto"/>
                            <w:bottom w:val="none" w:sz="0" w:space="0" w:color="auto"/>
                            <w:right w:val="none" w:sz="0" w:space="0" w:color="auto"/>
                          </w:divBdr>
                        </w:div>
                      </w:divsChild>
                    </w:div>
                    <w:div w:id="922954521">
                      <w:marLeft w:val="0"/>
                      <w:marRight w:val="0"/>
                      <w:marTop w:val="0"/>
                      <w:marBottom w:val="0"/>
                      <w:divBdr>
                        <w:top w:val="none" w:sz="0" w:space="0" w:color="auto"/>
                        <w:left w:val="none" w:sz="0" w:space="0" w:color="auto"/>
                        <w:bottom w:val="none" w:sz="0" w:space="0" w:color="auto"/>
                        <w:right w:val="none" w:sz="0" w:space="0" w:color="auto"/>
                      </w:divBdr>
                      <w:divsChild>
                        <w:div w:id="306252468">
                          <w:marLeft w:val="0"/>
                          <w:marRight w:val="0"/>
                          <w:marTop w:val="0"/>
                          <w:marBottom w:val="0"/>
                          <w:divBdr>
                            <w:top w:val="none" w:sz="0" w:space="0" w:color="auto"/>
                            <w:left w:val="none" w:sz="0" w:space="0" w:color="auto"/>
                            <w:bottom w:val="none" w:sz="0" w:space="0" w:color="auto"/>
                            <w:right w:val="none" w:sz="0" w:space="0" w:color="auto"/>
                          </w:divBdr>
                        </w:div>
                      </w:divsChild>
                    </w:div>
                    <w:div w:id="779882925">
                      <w:marLeft w:val="0"/>
                      <w:marRight w:val="0"/>
                      <w:marTop w:val="0"/>
                      <w:marBottom w:val="0"/>
                      <w:divBdr>
                        <w:top w:val="none" w:sz="0" w:space="0" w:color="auto"/>
                        <w:left w:val="none" w:sz="0" w:space="0" w:color="auto"/>
                        <w:bottom w:val="none" w:sz="0" w:space="0" w:color="auto"/>
                        <w:right w:val="none" w:sz="0" w:space="0" w:color="auto"/>
                      </w:divBdr>
                      <w:divsChild>
                        <w:div w:id="1687824331">
                          <w:marLeft w:val="0"/>
                          <w:marRight w:val="0"/>
                          <w:marTop w:val="0"/>
                          <w:marBottom w:val="0"/>
                          <w:divBdr>
                            <w:top w:val="none" w:sz="0" w:space="0" w:color="auto"/>
                            <w:left w:val="none" w:sz="0" w:space="0" w:color="auto"/>
                            <w:bottom w:val="none" w:sz="0" w:space="0" w:color="auto"/>
                            <w:right w:val="none" w:sz="0" w:space="0" w:color="auto"/>
                          </w:divBdr>
                        </w:div>
                      </w:divsChild>
                    </w:div>
                    <w:div w:id="932664869">
                      <w:marLeft w:val="0"/>
                      <w:marRight w:val="0"/>
                      <w:marTop w:val="0"/>
                      <w:marBottom w:val="0"/>
                      <w:divBdr>
                        <w:top w:val="none" w:sz="0" w:space="0" w:color="auto"/>
                        <w:left w:val="none" w:sz="0" w:space="0" w:color="auto"/>
                        <w:bottom w:val="none" w:sz="0" w:space="0" w:color="auto"/>
                        <w:right w:val="none" w:sz="0" w:space="0" w:color="auto"/>
                      </w:divBdr>
                      <w:divsChild>
                        <w:div w:id="354160235">
                          <w:marLeft w:val="0"/>
                          <w:marRight w:val="0"/>
                          <w:marTop w:val="0"/>
                          <w:marBottom w:val="0"/>
                          <w:divBdr>
                            <w:top w:val="none" w:sz="0" w:space="0" w:color="auto"/>
                            <w:left w:val="none" w:sz="0" w:space="0" w:color="auto"/>
                            <w:bottom w:val="none" w:sz="0" w:space="0" w:color="auto"/>
                            <w:right w:val="none" w:sz="0" w:space="0" w:color="auto"/>
                          </w:divBdr>
                        </w:div>
                      </w:divsChild>
                    </w:div>
                    <w:div w:id="751658781">
                      <w:marLeft w:val="0"/>
                      <w:marRight w:val="0"/>
                      <w:marTop w:val="0"/>
                      <w:marBottom w:val="0"/>
                      <w:divBdr>
                        <w:top w:val="none" w:sz="0" w:space="0" w:color="auto"/>
                        <w:left w:val="none" w:sz="0" w:space="0" w:color="auto"/>
                        <w:bottom w:val="none" w:sz="0" w:space="0" w:color="auto"/>
                        <w:right w:val="none" w:sz="0" w:space="0" w:color="auto"/>
                      </w:divBdr>
                      <w:divsChild>
                        <w:div w:id="1686979360">
                          <w:marLeft w:val="0"/>
                          <w:marRight w:val="0"/>
                          <w:marTop w:val="0"/>
                          <w:marBottom w:val="0"/>
                          <w:divBdr>
                            <w:top w:val="none" w:sz="0" w:space="0" w:color="auto"/>
                            <w:left w:val="none" w:sz="0" w:space="0" w:color="auto"/>
                            <w:bottom w:val="none" w:sz="0" w:space="0" w:color="auto"/>
                            <w:right w:val="none" w:sz="0" w:space="0" w:color="auto"/>
                          </w:divBdr>
                        </w:div>
                      </w:divsChild>
                    </w:div>
                    <w:div w:id="893588629">
                      <w:marLeft w:val="0"/>
                      <w:marRight w:val="0"/>
                      <w:marTop w:val="0"/>
                      <w:marBottom w:val="0"/>
                      <w:divBdr>
                        <w:top w:val="none" w:sz="0" w:space="0" w:color="auto"/>
                        <w:left w:val="none" w:sz="0" w:space="0" w:color="auto"/>
                        <w:bottom w:val="none" w:sz="0" w:space="0" w:color="auto"/>
                        <w:right w:val="none" w:sz="0" w:space="0" w:color="auto"/>
                      </w:divBdr>
                      <w:divsChild>
                        <w:div w:id="2054227276">
                          <w:marLeft w:val="0"/>
                          <w:marRight w:val="0"/>
                          <w:marTop w:val="0"/>
                          <w:marBottom w:val="0"/>
                          <w:divBdr>
                            <w:top w:val="none" w:sz="0" w:space="0" w:color="auto"/>
                            <w:left w:val="none" w:sz="0" w:space="0" w:color="auto"/>
                            <w:bottom w:val="none" w:sz="0" w:space="0" w:color="auto"/>
                            <w:right w:val="none" w:sz="0" w:space="0" w:color="auto"/>
                          </w:divBdr>
                        </w:div>
                      </w:divsChild>
                    </w:div>
                    <w:div w:id="741366127">
                      <w:marLeft w:val="0"/>
                      <w:marRight w:val="0"/>
                      <w:marTop w:val="0"/>
                      <w:marBottom w:val="0"/>
                      <w:divBdr>
                        <w:top w:val="none" w:sz="0" w:space="0" w:color="auto"/>
                        <w:left w:val="none" w:sz="0" w:space="0" w:color="auto"/>
                        <w:bottom w:val="none" w:sz="0" w:space="0" w:color="auto"/>
                        <w:right w:val="none" w:sz="0" w:space="0" w:color="auto"/>
                      </w:divBdr>
                      <w:divsChild>
                        <w:div w:id="897932566">
                          <w:marLeft w:val="0"/>
                          <w:marRight w:val="0"/>
                          <w:marTop w:val="0"/>
                          <w:marBottom w:val="0"/>
                          <w:divBdr>
                            <w:top w:val="none" w:sz="0" w:space="0" w:color="auto"/>
                            <w:left w:val="none" w:sz="0" w:space="0" w:color="auto"/>
                            <w:bottom w:val="none" w:sz="0" w:space="0" w:color="auto"/>
                            <w:right w:val="none" w:sz="0" w:space="0" w:color="auto"/>
                          </w:divBdr>
                        </w:div>
                      </w:divsChild>
                    </w:div>
                    <w:div w:id="204342620">
                      <w:marLeft w:val="0"/>
                      <w:marRight w:val="0"/>
                      <w:marTop w:val="0"/>
                      <w:marBottom w:val="0"/>
                      <w:divBdr>
                        <w:top w:val="none" w:sz="0" w:space="0" w:color="auto"/>
                        <w:left w:val="none" w:sz="0" w:space="0" w:color="auto"/>
                        <w:bottom w:val="none" w:sz="0" w:space="0" w:color="auto"/>
                        <w:right w:val="none" w:sz="0" w:space="0" w:color="auto"/>
                      </w:divBdr>
                      <w:divsChild>
                        <w:div w:id="409885786">
                          <w:marLeft w:val="0"/>
                          <w:marRight w:val="0"/>
                          <w:marTop w:val="0"/>
                          <w:marBottom w:val="0"/>
                          <w:divBdr>
                            <w:top w:val="none" w:sz="0" w:space="0" w:color="auto"/>
                            <w:left w:val="none" w:sz="0" w:space="0" w:color="auto"/>
                            <w:bottom w:val="none" w:sz="0" w:space="0" w:color="auto"/>
                            <w:right w:val="none" w:sz="0" w:space="0" w:color="auto"/>
                          </w:divBdr>
                        </w:div>
                      </w:divsChild>
                    </w:div>
                    <w:div w:id="1186675834">
                      <w:marLeft w:val="0"/>
                      <w:marRight w:val="0"/>
                      <w:marTop w:val="0"/>
                      <w:marBottom w:val="0"/>
                      <w:divBdr>
                        <w:top w:val="none" w:sz="0" w:space="0" w:color="auto"/>
                        <w:left w:val="none" w:sz="0" w:space="0" w:color="auto"/>
                        <w:bottom w:val="none" w:sz="0" w:space="0" w:color="auto"/>
                        <w:right w:val="none" w:sz="0" w:space="0" w:color="auto"/>
                      </w:divBdr>
                      <w:divsChild>
                        <w:div w:id="618729825">
                          <w:marLeft w:val="0"/>
                          <w:marRight w:val="0"/>
                          <w:marTop w:val="0"/>
                          <w:marBottom w:val="0"/>
                          <w:divBdr>
                            <w:top w:val="none" w:sz="0" w:space="0" w:color="auto"/>
                            <w:left w:val="none" w:sz="0" w:space="0" w:color="auto"/>
                            <w:bottom w:val="none" w:sz="0" w:space="0" w:color="auto"/>
                            <w:right w:val="none" w:sz="0" w:space="0" w:color="auto"/>
                          </w:divBdr>
                        </w:div>
                      </w:divsChild>
                    </w:div>
                    <w:div w:id="66153722">
                      <w:marLeft w:val="0"/>
                      <w:marRight w:val="0"/>
                      <w:marTop w:val="0"/>
                      <w:marBottom w:val="0"/>
                      <w:divBdr>
                        <w:top w:val="none" w:sz="0" w:space="0" w:color="auto"/>
                        <w:left w:val="none" w:sz="0" w:space="0" w:color="auto"/>
                        <w:bottom w:val="none" w:sz="0" w:space="0" w:color="auto"/>
                        <w:right w:val="none" w:sz="0" w:space="0" w:color="auto"/>
                      </w:divBdr>
                      <w:divsChild>
                        <w:div w:id="589775126">
                          <w:marLeft w:val="0"/>
                          <w:marRight w:val="0"/>
                          <w:marTop w:val="0"/>
                          <w:marBottom w:val="0"/>
                          <w:divBdr>
                            <w:top w:val="none" w:sz="0" w:space="0" w:color="auto"/>
                            <w:left w:val="none" w:sz="0" w:space="0" w:color="auto"/>
                            <w:bottom w:val="none" w:sz="0" w:space="0" w:color="auto"/>
                            <w:right w:val="none" w:sz="0" w:space="0" w:color="auto"/>
                          </w:divBdr>
                        </w:div>
                      </w:divsChild>
                    </w:div>
                    <w:div w:id="89201871">
                      <w:marLeft w:val="0"/>
                      <w:marRight w:val="0"/>
                      <w:marTop w:val="0"/>
                      <w:marBottom w:val="0"/>
                      <w:divBdr>
                        <w:top w:val="none" w:sz="0" w:space="0" w:color="auto"/>
                        <w:left w:val="none" w:sz="0" w:space="0" w:color="auto"/>
                        <w:bottom w:val="none" w:sz="0" w:space="0" w:color="auto"/>
                        <w:right w:val="none" w:sz="0" w:space="0" w:color="auto"/>
                      </w:divBdr>
                      <w:divsChild>
                        <w:div w:id="1574853101">
                          <w:marLeft w:val="0"/>
                          <w:marRight w:val="0"/>
                          <w:marTop w:val="0"/>
                          <w:marBottom w:val="0"/>
                          <w:divBdr>
                            <w:top w:val="none" w:sz="0" w:space="0" w:color="auto"/>
                            <w:left w:val="none" w:sz="0" w:space="0" w:color="auto"/>
                            <w:bottom w:val="none" w:sz="0" w:space="0" w:color="auto"/>
                            <w:right w:val="none" w:sz="0" w:space="0" w:color="auto"/>
                          </w:divBdr>
                        </w:div>
                      </w:divsChild>
                    </w:div>
                    <w:div w:id="1085415454">
                      <w:marLeft w:val="0"/>
                      <w:marRight w:val="0"/>
                      <w:marTop w:val="0"/>
                      <w:marBottom w:val="0"/>
                      <w:divBdr>
                        <w:top w:val="none" w:sz="0" w:space="0" w:color="auto"/>
                        <w:left w:val="none" w:sz="0" w:space="0" w:color="auto"/>
                        <w:bottom w:val="none" w:sz="0" w:space="0" w:color="auto"/>
                        <w:right w:val="none" w:sz="0" w:space="0" w:color="auto"/>
                      </w:divBdr>
                      <w:divsChild>
                        <w:div w:id="885799732">
                          <w:marLeft w:val="0"/>
                          <w:marRight w:val="0"/>
                          <w:marTop w:val="0"/>
                          <w:marBottom w:val="0"/>
                          <w:divBdr>
                            <w:top w:val="none" w:sz="0" w:space="0" w:color="auto"/>
                            <w:left w:val="none" w:sz="0" w:space="0" w:color="auto"/>
                            <w:bottom w:val="none" w:sz="0" w:space="0" w:color="auto"/>
                            <w:right w:val="none" w:sz="0" w:space="0" w:color="auto"/>
                          </w:divBdr>
                        </w:div>
                      </w:divsChild>
                    </w:div>
                    <w:div w:id="1922835910">
                      <w:marLeft w:val="0"/>
                      <w:marRight w:val="0"/>
                      <w:marTop w:val="0"/>
                      <w:marBottom w:val="0"/>
                      <w:divBdr>
                        <w:top w:val="none" w:sz="0" w:space="0" w:color="auto"/>
                        <w:left w:val="none" w:sz="0" w:space="0" w:color="auto"/>
                        <w:bottom w:val="none" w:sz="0" w:space="0" w:color="auto"/>
                        <w:right w:val="none" w:sz="0" w:space="0" w:color="auto"/>
                      </w:divBdr>
                      <w:divsChild>
                        <w:div w:id="955258120">
                          <w:marLeft w:val="0"/>
                          <w:marRight w:val="0"/>
                          <w:marTop w:val="0"/>
                          <w:marBottom w:val="0"/>
                          <w:divBdr>
                            <w:top w:val="none" w:sz="0" w:space="0" w:color="auto"/>
                            <w:left w:val="none" w:sz="0" w:space="0" w:color="auto"/>
                            <w:bottom w:val="none" w:sz="0" w:space="0" w:color="auto"/>
                            <w:right w:val="none" w:sz="0" w:space="0" w:color="auto"/>
                          </w:divBdr>
                        </w:div>
                      </w:divsChild>
                    </w:div>
                    <w:div w:id="308291831">
                      <w:marLeft w:val="0"/>
                      <w:marRight w:val="0"/>
                      <w:marTop w:val="0"/>
                      <w:marBottom w:val="0"/>
                      <w:divBdr>
                        <w:top w:val="none" w:sz="0" w:space="0" w:color="auto"/>
                        <w:left w:val="none" w:sz="0" w:space="0" w:color="auto"/>
                        <w:bottom w:val="none" w:sz="0" w:space="0" w:color="auto"/>
                        <w:right w:val="none" w:sz="0" w:space="0" w:color="auto"/>
                      </w:divBdr>
                      <w:divsChild>
                        <w:div w:id="971710366">
                          <w:marLeft w:val="0"/>
                          <w:marRight w:val="0"/>
                          <w:marTop w:val="0"/>
                          <w:marBottom w:val="0"/>
                          <w:divBdr>
                            <w:top w:val="none" w:sz="0" w:space="0" w:color="auto"/>
                            <w:left w:val="none" w:sz="0" w:space="0" w:color="auto"/>
                            <w:bottom w:val="none" w:sz="0" w:space="0" w:color="auto"/>
                            <w:right w:val="none" w:sz="0" w:space="0" w:color="auto"/>
                          </w:divBdr>
                        </w:div>
                      </w:divsChild>
                    </w:div>
                    <w:div w:id="83457223">
                      <w:marLeft w:val="0"/>
                      <w:marRight w:val="0"/>
                      <w:marTop w:val="0"/>
                      <w:marBottom w:val="0"/>
                      <w:divBdr>
                        <w:top w:val="none" w:sz="0" w:space="0" w:color="auto"/>
                        <w:left w:val="none" w:sz="0" w:space="0" w:color="auto"/>
                        <w:bottom w:val="none" w:sz="0" w:space="0" w:color="auto"/>
                        <w:right w:val="none" w:sz="0" w:space="0" w:color="auto"/>
                      </w:divBdr>
                      <w:divsChild>
                        <w:div w:id="288165802">
                          <w:marLeft w:val="0"/>
                          <w:marRight w:val="0"/>
                          <w:marTop w:val="0"/>
                          <w:marBottom w:val="0"/>
                          <w:divBdr>
                            <w:top w:val="none" w:sz="0" w:space="0" w:color="auto"/>
                            <w:left w:val="none" w:sz="0" w:space="0" w:color="auto"/>
                            <w:bottom w:val="none" w:sz="0" w:space="0" w:color="auto"/>
                            <w:right w:val="none" w:sz="0" w:space="0" w:color="auto"/>
                          </w:divBdr>
                        </w:div>
                      </w:divsChild>
                    </w:div>
                    <w:div w:id="213082144">
                      <w:marLeft w:val="0"/>
                      <w:marRight w:val="0"/>
                      <w:marTop w:val="0"/>
                      <w:marBottom w:val="0"/>
                      <w:divBdr>
                        <w:top w:val="none" w:sz="0" w:space="0" w:color="auto"/>
                        <w:left w:val="none" w:sz="0" w:space="0" w:color="auto"/>
                        <w:bottom w:val="none" w:sz="0" w:space="0" w:color="auto"/>
                        <w:right w:val="none" w:sz="0" w:space="0" w:color="auto"/>
                      </w:divBdr>
                      <w:divsChild>
                        <w:div w:id="759761020">
                          <w:marLeft w:val="0"/>
                          <w:marRight w:val="0"/>
                          <w:marTop w:val="0"/>
                          <w:marBottom w:val="0"/>
                          <w:divBdr>
                            <w:top w:val="none" w:sz="0" w:space="0" w:color="auto"/>
                            <w:left w:val="none" w:sz="0" w:space="0" w:color="auto"/>
                            <w:bottom w:val="none" w:sz="0" w:space="0" w:color="auto"/>
                            <w:right w:val="none" w:sz="0" w:space="0" w:color="auto"/>
                          </w:divBdr>
                        </w:div>
                      </w:divsChild>
                    </w:div>
                    <w:div w:id="1182088904">
                      <w:marLeft w:val="0"/>
                      <w:marRight w:val="0"/>
                      <w:marTop w:val="0"/>
                      <w:marBottom w:val="0"/>
                      <w:divBdr>
                        <w:top w:val="none" w:sz="0" w:space="0" w:color="auto"/>
                        <w:left w:val="none" w:sz="0" w:space="0" w:color="auto"/>
                        <w:bottom w:val="none" w:sz="0" w:space="0" w:color="auto"/>
                        <w:right w:val="none" w:sz="0" w:space="0" w:color="auto"/>
                      </w:divBdr>
                      <w:divsChild>
                        <w:div w:id="1153719184">
                          <w:marLeft w:val="0"/>
                          <w:marRight w:val="0"/>
                          <w:marTop w:val="0"/>
                          <w:marBottom w:val="0"/>
                          <w:divBdr>
                            <w:top w:val="none" w:sz="0" w:space="0" w:color="auto"/>
                            <w:left w:val="none" w:sz="0" w:space="0" w:color="auto"/>
                            <w:bottom w:val="none" w:sz="0" w:space="0" w:color="auto"/>
                            <w:right w:val="none" w:sz="0" w:space="0" w:color="auto"/>
                          </w:divBdr>
                        </w:div>
                      </w:divsChild>
                    </w:div>
                    <w:div w:id="1716924713">
                      <w:marLeft w:val="0"/>
                      <w:marRight w:val="0"/>
                      <w:marTop w:val="0"/>
                      <w:marBottom w:val="0"/>
                      <w:divBdr>
                        <w:top w:val="none" w:sz="0" w:space="0" w:color="auto"/>
                        <w:left w:val="none" w:sz="0" w:space="0" w:color="auto"/>
                        <w:bottom w:val="none" w:sz="0" w:space="0" w:color="auto"/>
                        <w:right w:val="none" w:sz="0" w:space="0" w:color="auto"/>
                      </w:divBdr>
                      <w:divsChild>
                        <w:div w:id="232283052">
                          <w:marLeft w:val="0"/>
                          <w:marRight w:val="0"/>
                          <w:marTop w:val="0"/>
                          <w:marBottom w:val="0"/>
                          <w:divBdr>
                            <w:top w:val="none" w:sz="0" w:space="0" w:color="auto"/>
                            <w:left w:val="none" w:sz="0" w:space="0" w:color="auto"/>
                            <w:bottom w:val="none" w:sz="0" w:space="0" w:color="auto"/>
                            <w:right w:val="none" w:sz="0" w:space="0" w:color="auto"/>
                          </w:divBdr>
                        </w:div>
                      </w:divsChild>
                    </w:div>
                    <w:div w:id="1982880792">
                      <w:marLeft w:val="0"/>
                      <w:marRight w:val="0"/>
                      <w:marTop w:val="0"/>
                      <w:marBottom w:val="0"/>
                      <w:divBdr>
                        <w:top w:val="none" w:sz="0" w:space="0" w:color="auto"/>
                        <w:left w:val="none" w:sz="0" w:space="0" w:color="auto"/>
                        <w:bottom w:val="none" w:sz="0" w:space="0" w:color="auto"/>
                        <w:right w:val="none" w:sz="0" w:space="0" w:color="auto"/>
                      </w:divBdr>
                      <w:divsChild>
                        <w:div w:id="1980381665">
                          <w:marLeft w:val="0"/>
                          <w:marRight w:val="0"/>
                          <w:marTop w:val="0"/>
                          <w:marBottom w:val="0"/>
                          <w:divBdr>
                            <w:top w:val="none" w:sz="0" w:space="0" w:color="auto"/>
                            <w:left w:val="none" w:sz="0" w:space="0" w:color="auto"/>
                            <w:bottom w:val="none" w:sz="0" w:space="0" w:color="auto"/>
                            <w:right w:val="none" w:sz="0" w:space="0" w:color="auto"/>
                          </w:divBdr>
                        </w:div>
                      </w:divsChild>
                    </w:div>
                    <w:div w:id="2068457456">
                      <w:marLeft w:val="0"/>
                      <w:marRight w:val="0"/>
                      <w:marTop w:val="0"/>
                      <w:marBottom w:val="0"/>
                      <w:divBdr>
                        <w:top w:val="none" w:sz="0" w:space="0" w:color="auto"/>
                        <w:left w:val="none" w:sz="0" w:space="0" w:color="auto"/>
                        <w:bottom w:val="none" w:sz="0" w:space="0" w:color="auto"/>
                        <w:right w:val="none" w:sz="0" w:space="0" w:color="auto"/>
                      </w:divBdr>
                      <w:divsChild>
                        <w:div w:id="511073113">
                          <w:marLeft w:val="0"/>
                          <w:marRight w:val="0"/>
                          <w:marTop w:val="0"/>
                          <w:marBottom w:val="0"/>
                          <w:divBdr>
                            <w:top w:val="none" w:sz="0" w:space="0" w:color="auto"/>
                            <w:left w:val="none" w:sz="0" w:space="0" w:color="auto"/>
                            <w:bottom w:val="none" w:sz="0" w:space="0" w:color="auto"/>
                            <w:right w:val="none" w:sz="0" w:space="0" w:color="auto"/>
                          </w:divBdr>
                        </w:div>
                      </w:divsChild>
                    </w:div>
                    <w:div w:id="1808469675">
                      <w:marLeft w:val="0"/>
                      <w:marRight w:val="0"/>
                      <w:marTop w:val="0"/>
                      <w:marBottom w:val="0"/>
                      <w:divBdr>
                        <w:top w:val="none" w:sz="0" w:space="0" w:color="auto"/>
                        <w:left w:val="none" w:sz="0" w:space="0" w:color="auto"/>
                        <w:bottom w:val="none" w:sz="0" w:space="0" w:color="auto"/>
                        <w:right w:val="none" w:sz="0" w:space="0" w:color="auto"/>
                      </w:divBdr>
                      <w:divsChild>
                        <w:div w:id="941301151">
                          <w:marLeft w:val="0"/>
                          <w:marRight w:val="0"/>
                          <w:marTop w:val="0"/>
                          <w:marBottom w:val="0"/>
                          <w:divBdr>
                            <w:top w:val="none" w:sz="0" w:space="0" w:color="auto"/>
                            <w:left w:val="none" w:sz="0" w:space="0" w:color="auto"/>
                            <w:bottom w:val="none" w:sz="0" w:space="0" w:color="auto"/>
                            <w:right w:val="none" w:sz="0" w:space="0" w:color="auto"/>
                          </w:divBdr>
                        </w:div>
                      </w:divsChild>
                    </w:div>
                    <w:div w:id="155458382">
                      <w:marLeft w:val="0"/>
                      <w:marRight w:val="0"/>
                      <w:marTop w:val="0"/>
                      <w:marBottom w:val="0"/>
                      <w:divBdr>
                        <w:top w:val="none" w:sz="0" w:space="0" w:color="auto"/>
                        <w:left w:val="none" w:sz="0" w:space="0" w:color="auto"/>
                        <w:bottom w:val="none" w:sz="0" w:space="0" w:color="auto"/>
                        <w:right w:val="none" w:sz="0" w:space="0" w:color="auto"/>
                      </w:divBdr>
                      <w:divsChild>
                        <w:div w:id="1304895964">
                          <w:marLeft w:val="0"/>
                          <w:marRight w:val="0"/>
                          <w:marTop w:val="0"/>
                          <w:marBottom w:val="0"/>
                          <w:divBdr>
                            <w:top w:val="none" w:sz="0" w:space="0" w:color="auto"/>
                            <w:left w:val="none" w:sz="0" w:space="0" w:color="auto"/>
                            <w:bottom w:val="none" w:sz="0" w:space="0" w:color="auto"/>
                            <w:right w:val="none" w:sz="0" w:space="0" w:color="auto"/>
                          </w:divBdr>
                        </w:div>
                      </w:divsChild>
                    </w:div>
                    <w:div w:id="1296330902">
                      <w:marLeft w:val="0"/>
                      <w:marRight w:val="0"/>
                      <w:marTop w:val="0"/>
                      <w:marBottom w:val="0"/>
                      <w:divBdr>
                        <w:top w:val="none" w:sz="0" w:space="0" w:color="auto"/>
                        <w:left w:val="none" w:sz="0" w:space="0" w:color="auto"/>
                        <w:bottom w:val="none" w:sz="0" w:space="0" w:color="auto"/>
                        <w:right w:val="none" w:sz="0" w:space="0" w:color="auto"/>
                      </w:divBdr>
                      <w:divsChild>
                        <w:div w:id="70851715">
                          <w:marLeft w:val="0"/>
                          <w:marRight w:val="0"/>
                          <w:marTop w:val="0"/>
                          <w:marBottom w:val="0"/>
                          <w:divBdr>
                            <w:top w:val="none" w:sz="0" w:space="0" w:color="auto"/>
                            <w:left w:val="none" w:sz="0" w:space="0" w:color="auto"/>
                            <w:bottom w:val="none" w:sz="0" w:space="0" w:color="auto"/>
                            <w:right w:val="none" w:sz="0" w:space="0" w:color="auto"/>
                          </w:divBdr>
                        </w:div>
                      </w:divsChild>
                    </w:div>
                    <w:div w:id="796220107">
                      <w:marLeft w:val="0"/>
                      <w:marRight w:val="0"/>
                      <w:marTop w:val="0"/>
                      <w:marBottom w:val="0"/>
                      <w:divBdr>
                        <w:top w:val="none" w:sz="0" w:space="0" w:color="auto"/>
                        <w:left w:val="none" w:sz="0" w:space="0" w:color="auto"/>
                        <w:bottom w:val="none" w:sz="0" w:space="0" w:color="auto"/>
                        <w:right w:val="none" w:sz="0" w:space="0" w:color="auto"/>
                      </w:divBdr>
                      <w:divsChild>
                        <w:div w:id="1595280973">
                          <w:marLeft w:val="0"/>
                          <w:marRight w:val="0"/>
                          <w:marTop w:val="0"/>
                          <w:marBottom w:val="0"/>
                          <w:divBdr>
                            <w:top w:val="none" w:sz="0" w:space="0" w:color="auto"/>
                            <w:left w:val="none" w:sz="0" w:space="0" w:color="auto"/>
                            <w:bottom w:val="none" w:sz="0" w:space="0" w:color="auto"/>
                            <w:right w:val="none" w:sz="0" w:space="0" w:color="auto"/>
                          </w:divBdr>
                        </w:div>
                      </w:divsChild>
                    </w:div>
                    <w:div w:id="51202834">
                      <w:marLeft w:val="0"/>
                      <w:marRight w:val="0"/>
                      <w:marTop w:val="0"/>
                      <w:marBottom w:val="0"/>
                      <w:divBdr>
                        <w:top w:val="none" w:sz="0" w:space="0" w:color="auto"/>
                        <w:left w:val="none" w:sz="0" w:space="0" w:color="auto"/>
                        <w:bottom w:val="none" w:sz="0" w:space="0" w:color="auto"/>
                        <w:right w:val="none" w:sz="0" w:space="0" w:color="auto"/>
                      </w:divBdr>
                      <w:divsChild>
                        <w:div w:id="811024922">
                          <w:marLeft w:val="0"/>
                          <w:marRight w:val="0"/>
                          <w:marTop w:val="0"/>
                          <w:marBottom w:val="0"/>
                          <w:divBdr>
                            <w:top w:val="none" w:sz="0" w:space="0" w:color="auto"/>
                            <w:left w:val="none" w:sz="0" w:space="0" w:color="auto"/>
                            <w:bottom w:val="none" w:sz="0" w:space="0" w:color="auto"/>
                            <w:right w:val="none" w:sz="0" w:space="0" w:color="auto"/>
                          </w:divBdr>
                        </w:div>
                      </w:divsChild>
                    </w:div>
                    <w:div w:id="858202589">
                      <w:marLeft w:val="0"/>
                      <w:marRight w:val="0"/>
                      <w:marTop w:val="0"/>
                      <w:marBottom w:val="0"/>
                      <w:divBdr>
                        <w:top w:val="none" w:sz="0" w:space="0" w:color="auto"/>
                        <w:left w:val="none" w:sz="0" w:space="0" w:color="auto"/>
                        <w:bottom w:val="none" w:sz="0" w:space="0" w:color="auto"/>
                        <w:right w:val="none" w:sz="0" w:space="0" w:color="auto"/>
                      </w:divBdr>
                      <w:divsChild>
                        <w:div w:id="587734943">
                          <w:marLeft w:val="0"/>
                          <w:marRight w:val="0"/>
                          <w:marTop w:val="0"/>
                          <w:marBottom w:val="0"/>
                          <w:divBdr>
                            <w:top w:val="none" w:sz="0" w:space="0" w:color="auto"/>
                            <w:left w:val="none" w:sz="0" w:space="0" w:color="auto"/>
                            <w:bottom w:val="none" w:sz="0" w:space="0" w:color="auto"/>
                            <w:right w:val="none" w:sz="0" w:space="0" w:color="auto"/>
                          </w:divBdr>
                        </w:div>
                      </w:divsChild>
                    </w:div>
                    <w:div w:id="893001375">
                      <w:marLeft w:val="0"/>
                      <w:marRight w:val="0"/>
                      <w:marTop w:val="0"/>
                      <w:marBottom w:val="0"/>
                      <w:divBdr>
                        <w:top w:val="none" w:sz="0" w:space="0" w:color="auto"/>
                        <w:left w:val="none" w:sz="0" w:space="0" w:color="auto"/>
                        <w:bottom w:val="none" w:sz="0" w:space="0" w:color="auto"/>
                        <w:right w:val="none" w:sz="0" w:space="0" w:color="auto"/>
                      </w:divBdr>
                      <w:divsChild>
                        <w:div w:id="951983141">
                          <w:marLeft w:val="0"/>
                          <w:marRight w:val="0"/>
                          <w:marTop w:val="0"/>
                          <w:marBottom w:val="0"/>
                          <w:divBdr>
                            <w:top w:val="none" w:sz="0" w:space="0" w:color="auto"/>
                            <w:left w:val="none" w:sz="0" w:space="0" w:color="auto"/>
                            <w:bottom w:val="none" w:sz="0" w:space="0" w:color="auto"/>
                            <w:right w:val="none" w:sz="0" w:space="0" w:color="auto"/>
                          </w:divBdr>
                        </w:div>
                      </w:divsChild>
                    </w:div>
                    <w:div w:id="451750963">
                      <w:marLeft w:val="0"/>
                      <w:marRight w:val="0"/>
                      <w:marTop w:val="0"/>
                      <w:marBottom w:val="0"/>
                      <w:divBdr>
                        <w:top w:val="none" w:sz="0" w:space="0" w:color="auto"/>
                        <w:left w:val="none" w:sz="0" w:space="0" w:color="auto"/>
                        <w:bottom w:val="none" w:sz="0" w:space="0" w:color="auto"/>
                        <w:right w:val="none" w:sz="0" w:space="0" w:color="auto"/>
                      </w:divBdr>
                      <w:divsChild>
                        <w:div w:id="1250696682">
                          <w:marLeft w:val="0"/>
                          <w:marRight w:val="0"/>
                          <w:marTop w:val="0"/>
                          <w:marBottom w:val="0"/>
                          <w:divBdr>
                            <w:top w:val="none" w:sz="0" w:space="0" w:color="auto"/>
                            <w:left w:val="none" w:sz="0" w:space="0" w:color="auto"/>
                            <w:bottom w:val="none" w:sz="0" w:space="0" w:color="auto"/>
                            <w:right w:val="none" w:sz="0" w:space="0" w:color="auto"/>
                          </w:divBdr>
                        </w:div>
                      </w:divsChild>
                    </w:div>
                    <w:div w:id="1079672207">
                      <w:marLeft w:val="0"/>
                      <w:marRight w:val="0"/>
                      <w:marTop w:val="0"/>
                      <w:marBottom w:val="0"/>
                      <w:divBdr>
                        <w:top w:val="none" w:sz="0" w:space="0" w:color="auto"/>
                        <w:left w:val="none" w:sz="0" w:space="0" w:color="auto"/>
                        <w:bottom w:val="none" w:sz="0" w:space="0" w:color="auto"/>
                        <w:right w:val="none" w:sz="0" w:space="0" w:color="auto"/>
                      </w:divBdr>
                      <w:divsChild>
                        <w:div w:id="712848593">
                          <w:marLeft w:val="0"/>
                          <w:marRight w:val="0"/>
                          <w:marTop w:val="0"/>
                          <w:marBottom w:val="0"/>
                          <w:divBdr>
                            <w:top w:val="none" w:sz="0" w:space="0" w:color="auto"/>
                            <w:left w:val="none" w:sz="0" w:space="0" w:color="auto"/>
                            <w:bottom w:val="none" w:sz="0" w:space="0" w:color="auto"/>
                            <w:right w:val="none" w:sz="0" w:space="0" w:color="auto"/>
                          </w:divBdr>
                        </w:div>
                      </w:divsChild>
                    </w:div>
                    <w:div w:id="1250042271">
                      <w:marLeft w:val="0"/>
                      <w:marRight w:val="0"/>
                      <w:marTop w:val="0"/>
                      <w:marBottom w:val="0"/>
                      <w:divBdr>
                        <w:top w:val="none" w:sz="0" w:space="0" w:color="auto"/>
                        <w:left w:val="none" w:sz="0" w:space="0" w:color="auto"/>
                        <w:bottom w:val="none" w:sz="0" w:space="0" w:color="auto"/>
                        <w:right w:val="none" w:sz="0" w:space="0" w:color="auto"/>
                      </w:divBdr>
                      <w:divsChild>
                        <w:div w:id="85422430">
                          <w:marLeft w:val="0"/>
                          <w:marRight w:val="0"/>
                          <w:marTop w:val="0"/>
                          <w:marBottom w:val="0"/>
                          <w:divBdr>
                            <w:top w:val="none" w:sz="0" w:space="0" w:color="auto"/>
                            <w:left w:val="none" w:sz="0" w:space="0" w:color="auto"/>
                            <w:bottom w:val="none" w:sz="0" w:space="0" w:color="auto"/>
                            <w:right w:val="none" w:sz="0" w:space="0" w:color="auto"/>
                          </w:divBdr>
                        </w:div>
                      </w:divsChild>
                    </w:div>
                    <w:div w:id="673269132">
                      <w:marLeft w:val="0"/>
                      <w:marRight w:val="0"/>
                      <w:marTop w:val="0"/>
                      <w:marBottom w:val="0"/>
                      <w:divBdr>
                        <w:top w:val="none" w:sz="0" w:space="0" w:color="auto"/>
                        <w:left w:val="none" w:sz="0" w:space="0" w:color="auto"/>
                        <w:bottom w:val="none" w:sz="0" w:space="0" w:color="auto"/>
                        <w:right w:val="none" w:sz="0" w:space="0" w:color="auto"/>
                      </w:divBdr>
                      <w:divsChild>
                        <w:div w:id="1658848014">
                          <w:marLeft w:val="0"/>
                          <w:marRight w:val="0"/>
                          <w:marTop w:val="0"/>
                          <w:marBottom w:val="0"/>
                          <w:divBdr>
                            <w:top w:val="none" w:sz="0" w:space="0" w:color="auto"/>
                            <w:left w:val="none" w:sz="0" w:space="0" w:color="auto"/>
                            <w:bottom w:val="none" w:sz="0" w:space="0" w:color="auto"/>
                            <w:right w:val="none" w:sz="0" w:space="0" w:color="auto"/>
                          </w:divBdr>
                        </w:div>
                      </w:divsChild>
                    </w:div>
                    <w:div w:id="2039309222">
                      <w:marLeft w:val="0"/>
                      <w:marRight w:val="0"/>
                      <w:marTop w:val="0"/>
                      <w:marBottom w:val="0"/>
                      <w:divBdr>
                        <w:top w:val="none" w:sz="0" w:space="0" w:color="auto"/>
                        <w:left w:val="none" w:sz="0" w:space="0" w:color="auto"/>
                        <w:bottom w:val="none" w:sz="0" w:space="0" w:color="auto"/>
                        <w:right w:val="none" w:sz="0" w:space="0" w:color="auto"/>
                      </w:divBdr>
                      <w:divsChild>
                        <w:div w:id="443964579">
                          <w:marLeft w:val="0"/>
                          <w:marRight w:val="0"/>
                          <w:marTop w:val="0"/>
                          <w:marBottom w:val="0"/>
                          <w:divBdr>
                            <w:top w:val="none" w:sz="0" w:space="0" w:color="auto"/>
                            <w:left w:val="none" w:sz="0" w:space="0" w:color="auto"/>
                            <w:bottom w:val="none" w:sz="0" w:space="0" w:color="auto"/>
                            <w:right w:val="none" w:sz="0" w:space="0" w:color="auto"/>
                          </w:divBdr>
                        </w:div>
                      </w:divsChild>
                    </w:div>
                    <w:div w:id="402992644">
                      <w:marLeft w:val="0"/>
                      <w:marRight w:val="0"/>
                      <w:marTop w:val="0"/>
                      <w:marBottom w:val="0"/>
                      <w:divBdr>
                        <w:top w:val="none" w:sz="0" w:space="0" w:color="auto"/>
                        <w:left w:val="none" w:sz="0" w:space="0" w:color="auto"/>
                        <w:bottom w:val="none" w:sz="0" w:space="0" w:color="auto"/>
                        <w:right w:val="none" w:sz="0" w:space="0" w:color="auto"/>
                      </w:divBdr>
                      <w:divsChild>
                        <w:div w:id="1966620827">
                          <w:marLeft w:val="0"/>
                          <w:marRight w:val="0"/>
                          <w:marTop w:val="0"/>
                          <w:marBottom w:val="0"/>
                          <w:divBdr>
                            <w:top w:val="none" w:sz="0" w:space="0" w:color="auto"/>
                            <w:left w:val="none" w:sz="0" w:space="0" w:color="auto"/>
                            <w:bottom w:val="none" w:sz="0" w:space="0" w:color="auto"/>
                            <w:right w:val="none" w:sz="0" w:space="0" w:color="auto"/>
                          </w:divBdr>
                        </w:div>
                      </w:divsChild>
                    </w:div>
                    <w:div w:id="253975961">
                      <w:marLeft w:val="0"/>
                      <w:marRight w:val="0"/>
                      <w:marTop w:val="0"/>
                      <w:marBottom w:val="0"/>
                      <w:divBdr>
                        <w:top w:val="none" w:sz="0" w:space="0" w:color="auto"/>
                        <w:left w:val="none" w:sz="0" w:space="0" w:color="auto"/>
                        <w:bottom w:val="none" w:sz="0" w:space="0" w:color="auto"/>
                        <w:right w:val="none" w:sz="0" w:space="0" w:color="auto"/>
                      </w:divBdr>
                      <w:divsChild>
                        <w:div w:id="1779449821">
                          <w:marLeft w:val="0"/>
                          <w:marRight w:val="0"/>
                          <w:marTop w:val="0"/>
                          <w:marBottom w:val="0"/>
                          <w:divBdr>
                            <w:top w:val="none" w:sz="0" w:space="0" w:color="auto"/>
                            <w:left w:val="none" w:sz="0" w:space="0" w:color="auto"/>
                            <w:bottom w:val="none" w:sz="0" w:space="0" w:color="auto"/>
                            <w:right w:val="none" w:sz="0" w:space="0" w:color="auto"/>
                          </w:divBdr>
                        </w:div>
                      </w:divsChild>
                    </w:div>
                    <w:div w:id="1703896508">
                      <w:marLeft w:val="0"/>
                      <w:marRight w:val="0"/>
                      <w:marTop w:val="0"/>
                      <w:marBottom w:val="0"/>
                      <w:divBdr>
                        <w:top w:val="none" w:sz="0" w:space="0" w:color="auto"/>
                        <w:left w:val="none" w:sz="0" w:space="0" w:color="auto"/>
                        <w:bottom w:val="none" w:sz="0" w:space="0" w:color="auto"/>
                        <w:right w:val="none" w:sz="0" w:space="0" w:color="auto"/>
                      </w:divBdr>
                      <w:divsChild>
                        <w:div w:id="1687250440">
                          <w:marLeft w:val="0"/>
                          <w:marRight w:val="0"/>
                          <w:marTop w:val="0"/>
                          <w:marBottom w:val="0"/>
                          <w:divBdr>
                            <w:top w:val="none" w:sz="0" w:space="0" w:color="auto"/>
                            <w:left w:val="none" w:sz="0" w:space="0" w:color="auto"/>
                            <w:bottom w:val="none" w:sz="0" w:space="0" w:color="auto"/>
                            <w:right w:val="none" w:sz="0" w:space="0" w:color="auto"/>
                          </w:divBdr>
                        </w:div>
                      </w:divsChild>
                    </w:div>
                    <w:div w:id="47461043">
                      <w:marLeft w:val="0"/>
                      <w:marRight w:val="0"/>
                      <w:marTop w:val="0"/>
                      <w:marBottom w:val="0"/>
                      <w:divBdr>
                        <w:top w:val="none" w:sz="0" w:space="0" w:color="auto"/>
                        <w:left w:val="none" w:sz="0" w:space="0" w:color="auto"/>
                        <w:bottom w:val="none" w:sz="0" w:space="0" w:color="auto"/>
                        <w:right w:val="none" w:sz="0" w:space="0" w:color="auto"/>
                      </w:divBdr>
                      <w:divsChild>
                        <w:div w:id="2114744338">
                          <w:marLeft w:val="0"/>
                          <w:marRight w:val="0"/>
                          <w:marTop w:val="0"/>
                          <w:marBottom w:val="0"/>
                          <w:divBdr>
                            <w:top w:val="none" w:sz="0" w:space="0" w:color="auto"/>
                            <w:left w:val="none" w:sz="0" w:space="0" w:color="auto"/>
                            <w:bottom w:val="none" w:sz="0" w:space="0" w:color="auto"/>
                            <w:right w:val="none" w:sz="0" w:space="0" w:color="auto"/>
                          </w:divBdr>
                        </w:div>
                      </w:divsChild>
                    </w:div>
                    <w:div w:id="1546982644">
                      <w:marLeft w:val="0"/>
                      <w:marRight w:val="0"/>
                      <w:marTop w:val="0"/>
                      <w:marBottom w:val="0"/>
                      <w:divBdr>
                        <w:top w:val="none" w:sz="0" w:space="0" w:color="auto"/>
                        <w:left w:val="none" w:sz="0" w:space="0" w:color="auto"/>
                        <w:bottom w:val="none" w:sz="0" w:space="0" w:color="auto"/>
                        <w:right w:val="none" w:sz="0" w:space="0" w:color="auto"/>
                      </w:divBdr>
                      <w:divsChild>
                        <w:div w:id="46954543">
                          <w:marLeft w:val="0"/>
                          <w:marRight w:val="0"/>
                          <w:marTop w:val="0"/>
                          <w:marBottom w:val="0"/>
                          <w:divBdr>
                            <w:top w:val="none" w:sz="0" w:space="0" w:color="auto"/>
                            <w:left w:val="none" w:sz="0" w:space="0" w:color="auto"/>
                            <w:bottom w:val="none" w:sz="0" w:space="0" w:color="auto"/>
                            <w:right w:val="none" w:sz="0" w:space="0" w:color="auto"/>
                          </w:divBdr>
                        </w:div>
                      </w:divsChild>
                    </w:div>
                    <w:div w:id="88353619">
                      <w:marLeft w:val="0"/>
                      <w:marRight w:val="0"/>
                      <w:marTop w:val="0"/>
                      <w:marBottom w:val="0"/>
                      <w:divBdr>
                        <w:top w:val="none" w:sz="0" w:space="0" w:color="auto"/>
                        <w:left w:val="none" w:sz="0" w:space="0" w:color="auto"/>
                        <w:bottom w:val="none" w:sz="0" w:space="0" w:color="auto"/>
                        <w:right w:val="none" w:sz="0" w:space="0" w:color="auto"/>
                      </w:divBdr>
                      <w:divsChild>
                        <w:div w:id="1889150672">
                          <w:marLeft w:val="0"/>
                          <w:marRight w:val="0"/>
                          <w:marTop w:val="0"/>
                          <w:marBottom w:val="0"/>
                          <w:divBdr>
                            <w:top w:val="none" w:sz="0" w:space="0" w:color="auto"/>
                            <w:left w:val="none" w:sz="0" w:space="0" w:color="auto"/>
                            <w:bottom w:val="none" w:sz="0" w:space="0" w:color="auto"/>
                            <w:right w:val="none" w:sz="0" w:space="0" w:color="auto"/>
                          </w:divBdr>
                        </w:div>
                      </w:divsChild>
                    </w:div>
                    <w:div w:id="2047363197">
                      <w:marLeft w:val="0"/>
                      <w:marRight w:val="0"/>
                      <w:marTop w:val="0"/>
                      <w:marBottom w:val="0"/>
                      <w:divBdr>
                        <w:top w:val="none" w:sz="0" w:space="0" w:color="auto"/>
                        <w:left w:val="none" w:sz="0" w:space="0" w:color="auto"/>
                        <w:bottom w:val="none" w:sz="0" w:space="0" w:color="auto"/>
                        <w:right w:val="none" w:sz="0" w:space="0" w:color="auto"/>
                      </w:divBdr>
                      <w:divsChild>
                        <w:div w:id="317417679">
                          <w:marLeft w:val="0"/>
                          <w:marRight w:val="0"/>
                          <w:marTop w:val="0"/>
                          <w:marBottom w:val="0"/>
                          <w:divBdr>
                            <w:top w:val="none" w:sz="0" w:space="0" w:color="auto"/>
                            <w:left w:val="none" w:sz="0" w:space="0" w:color="auto"/>
                            <w:bottom w:val="none" w:sz="0" w:space="0" w:color="auto"/>
                            <w:right w:val="none" w:sz="0" w:space="0" w:color="auto"/>
                          </w:divBdr>
                        </w:div>
                      </w:divsChild>
                    </w:div>
                    <w:div w:id="357968527">
                      <w:marLeft w:val="0"/>
                      <w:marRight w:val="0"/>
                      <w:marTop w:val="0"/>
                      <w:marBottom w:val="0"/>
                      <w:divBdr>
                        <w:top w:val="none" w:sz="0" w:space="0" w:color="auto"/>
                        <w:left w:val="none" w:sz="0" w:space="0" w:color="auto"/>
                        <w:bottom w:val="none" w:sz="0" w:space="0" w:color="auto"/>
                        <w:right w:val="none" w:sz="0" w:space="0" w:color="auto"/>
                      </w:divBdr>
                      <w:divsChild>
                        <w:div w:id="333653762">
                          <w:marLeft w:val="0"/>
                          <w:marRight w:val="0"/>
                          <w:marTop w:val="0"/>
                          <w:marBottom w:val="0"/>
                          <w:divBdr>
                            <w:top w:val="none" w:sz="0" w:space="0" w:color="auto"/>
                            <w:left w:val="none" w:sz="0" w:space="0" w:color="auto"/>
                            <w:bottom w:val="none" w:sz="0" w:space="0" w:color="auto"/>
                            <w:right w:val="none" w:sz="0" w:space="0" w:color="auto"/>
                          </w:divBdr>
                        </w:div>
                      </w:divsChild>
                    </w:div>
                    <w:div w:id="1613433891">
                      <w:marLeft w:val="0"/>
                      <w:marRight w:val="0"/>
                      <w:marTop w:val="0"/>
                      <w:marBottom w:val="0"/>
                      <w:divBdr>
                        <w:top w:val="none" w:sz="0" w:space="0" w:color="auto"/>
                        <w:left w:val="none" w:sz="0" w:space="0" w:color="auto"/>
                        <w:bottom w:val="none" w:sz="0" w:space="0" w:color="auto"/>
                        <w:right w:val="none" w:sz="0" w:space="0" w:color="auto"/>
                      </w:divBdr>
                      <w:divsChild>
                        <w:div w:id="1469981371">
                          <w:marLeft w:val="0"/>
                          <w:marRight w:val="0"/>
                          <w:marTop w:val="0"/>
                          <w:marBottom w:val="0"/>
                          <w:divBdr>
                            <w:top w:val="none" w:sz="0" w:space="0" w:color="auto"/>
                            <w:left w:val="none" w:sz="0" w:space="0" w:color="auto"/>
                            <w:bottom w:val="none" w:sz="0" w:space="0" w:color="auto"/>
                            <w:right w:val="none" w:sz="0" w:space="0" w:color="auto"/>
                          </w:divBdr>
                        </w:div>
                      </w:divsChild>
                    </w:div>
                    <w:div w:id="289483975">
                      <w:marLeft w:val="0"/>
                      <w:marRight w:val="0"/>
                      <w:marTop w:val="0"/>
                      <w:marBottom w:val="0"/>
                      <w:divBdr>
                        <w:top w:val="none" w:sz="0" w:space="0" w:color="auto"/>
                        <w:left w:val="none" w:sz="0" w:space="0" w:color="auto"/>
                        <w:bottom w:val="none" w:sz="0" w:space="0" w:color="auto"/>
                        <w:right w:val="none" w:sz="0" w:space="0" w:color="auto"/>
                      </w:divBdr>
                      <w:divsChild>
                        <w:div w:id="519199958">
                          <w:marLeft w:val="0"/>
                          <w:marRight w:val="0"/>
                          <w:marTop w:val="0"/>
                          <w:marBottom w:val="0"/>
                          <w:divBdr>
                            <w:top w:val="none" w:sz="0" w:space="0" w:color="auto"/>
                            <w:left w:val="none" w:sz="0" w:space="0" w:color="auto"/>
                            <w:bottom w:val="none" w:sz="0" w:space="0" w:color="auto"/>
                            <w:right w:val="none" w:sz="0" w:space="0" w:color="auto"/>
                          </w:divBdr>
                        </w:div>
                      </w:divsChild>
                    </w:div>
                    <w:div w:id="42565365">
                      <w:marLeft w:val="0"/>
                      <w:marRight w:val="0"/>
                      <w:marTop w:val="0"/>
                      <w:marBottom w:val="0"/>
                      <w:divBdr>
                        <w:top w:val="none" w:sz="0" w:space="0" w:color="auto"/>
                        <w:left w:val="none" w:sz="0" w:space="0" w:color="auto"/>
                        <w:bottom w:val="none" w:sz="0" w:space="0" w:color="auto"/>
                        <w:right w:val="none" w:sz="0" w:space="0" w:color="auto"/>
                      </w:divBdr>
                      <w:divsChild>
                        <w:div w:id="1621953984">
                          <w:marLeft w:val="0"/>
                          <w:marRight w:val="0"/>
                          <w:marTop w:val="0"/>
                          <w:marBottom w:val="0"/>
                          <w:divBdr>
                            <w:top w:val="none" w:sz="0" w:space="0" w:color="auto"/>
                            <w:left w:val="none" w:sz="0" w:space="0" w:color="auto"/>
                            <w:bottom w:val="none" w:sz="0" w:space="0" w:color="auto"/>
                            <w:right w:val="none" w:sz="0" w:space="0" w:color="auto"/>
                          </w:divBdr>
                        </w:div>
                      </w:divsChild>
                    </w:div>
                    <w:div w:id="943726533">
                      <w:marLeft w:val="0"/>
                      <w:marRight w:val="0"/>
                      <w:marTop w:val="0"/>
                      <w:marBottom w:val="0"/>
                      <w:divBdr>
                        <w:top w:val="none" w:sz="0" w:space="0" w:color="auto"/>
                        <w:left w:val="none" w:sz="0" w:space="0" w:color="auto"/>
                        <w:bottom w:val="none" w:sz="0" w:space="0" w:color="auto"/>
                        <w:right w:val="none" w:sz="0" w:space="0" w:color="auto"/>
                      </w:divBdr>
                      <w:divsChild>
                        <w:div w:id="632096850">
                          <w:marLeft w:val="0"/>
                          <w:marRight w:val="0"/>
                          <w:marTop w:val="0"/>
                          <w:marBottom w:val="0"/>
                          <w:divBdr>
                            <w:top w:val="none" w:sz="0" w:space="0" w:color="auto"/>
                            <w:left w:val="none" w:sz="0" w:space="0" w:color="auto"/>
                            <w:bottom w:val="none" w:sz="0" w:space="0" w:color="auto"/>
                            <w:right w:val="none" w:sz="0" w:space="0" w:color="auto"/>
                          </w:divBdr>
                        </w:div>
                      </w:divsChild>
                    </w:div>
                    <w:div w:id="2050568164">
                      <w:marLeft w:val="0"/>
                      <w:marRight w:val="0"/>
                      <w:marTop w:val="0"/>
                      <w:marBottom w:val="0"/>
                      <w:divBdr>
                        <w:top w:val="none" w:sz="0" w:space="0" w:color="auto"/>
                        <w:left w:val="none" w:sz="0" w:space="0" w:color="auto"/>
                        <w:bottom w:val="none" w:sz="0" w:space="0" w:color="auto"/>
                        <w:right w:val="none" w:sz="0" w:space="0" w:color="auto"/>
                      </w:divBdr>
                      <w:divsChild>
                        <w:div w:id="1827816970">
                          <w:marLeft w:val="0"/>
                          <w:marRight w:val="0"/>
                          <w:marTop w:val="0"/>
                          <w:marBottom w:val="0"/>
                          <w:divBdr>
                            <w:top w:val="none" w:sz="0" w:space="0" w:color="auto"/>
                            <w:left w:val="none" w:sz="0" w:space="0" w:color="auto"/>
                            <w:bottom w:val="none" w:sz="0" w:space="0" w:color="auto"/>
                            <w:right w:val="none" w:sz="0" w:space="0" w:color="auto"/>
                          </w:divBdr>
                        </w:div>
                      </w:divsChild>
                    </w:div>
                    <w:div w:id="593435421">
                      <w:marLeft w:val="0"/>
                      <w:marRight w:val="0"/>
                      <w:marTop w:val="0"/>
                      <w:marBottom w:val="0"/>
                      <w:divBdr>
                        <w:top w:val="none" w:sz="0" w:space="0" w:color="auto"/>
                        <w:left w:val="none" w:sz="0" w:space="0" w:color="auto"/>
                        <w:bottom w:val="none" w:sz="0" w:space="0" w:color="auto"/>
                        <w:right w:val="none" w:sz="0" w:space="0" w:color="auto"/>
                      </w:divBdr>
                      <w:divsChild>
                        <w:div w:id="1473133213">
                          <w:marLeft w:val="0"/>
                          <w:marRight w:val="0"/>
                          <w:marTop w:val="0"/>
                          <w:marBottom w:val="0"/>
                          <w:divBdr>
                            <w:top w:val="none" w:sz="0" w:space="0" w:color="auto"/>
                            <w:left w:val="none" w:sz="0" w:space="0" w:color="auto"/>
                            <w:bottom w:val="none" w:sz="0" w:space="0" w:color="auto"/>
                            <w:right w:val="none" w:sz="0" w:space="0" w:color="auto"/>
                          </w:divBdr>
                        </w:div>
                      </w:divsChild>
                    </w:div>
                    <w:div w:id="381248318">
                      <w:marLeft w:val="0"/>
                      <w:marRight w:val="0"/>
                      <w:marTop w:val="0"/>
                      <w:marBottom w:val="0"/>
                      <w:divBdr>
                        <w:top w:val="none" w:sz="0" w:space="0" w:color="auto"/>
                        <w:left w:val="none" w:sz="0" w:space="0" w:color="auto"/>
                        <w:bottom w:val="none" w:sz="0" w:space="0" w:color="auto"/>
                        <w:right w:val="none" w:sz="0" w:space="0" w:color="auto"/>
                      </w:divBdr>
                      <w:divsChild>
                        <w:div w:id="687366398">
                          <w:marLeft w:val="0"/>
                          <w:marRight w:val="0"/>
                          <w:marTop w:val="0"/>
                          <w:marBottom w:val="0"/>
                          <w:divBdr>
                            <w:top w:val="none" w:sz="0" w:space="0" w:color="auto"/>
                            <w:left w:val="none" w:sz="0" w:space="0" w:color="auto"/>
                            <w:bottom w:val="none" w:sz="0" w:space="0" w:color="auto"/>
                            <w:right w:val="none" w:sz="0" w:space="0" w:color="auto"/>
                          </w:divBdr>
                        </w:div>
                      </w:divsChild>
                    </w:div>
                    <w:div w:id="961570932">
                      <w:marLeft w:val="0"/>
                      <w:marRight w:val="0"/>
                      <w:marTop w:val="0"/>
                      <w:marBottom w:val="0"/>
                      <w:divBdr>
                        <w:top w:val="none" w:sz="0" w:space="0" w:color="auto"/>
                        <w:left w:val="none" w:sz="0" w:space="0" w:color="auto"/>
                        <w:bottom w:val="none" w:sz="0" w:space="0" w:color="auto"/>
                        <w:right w:val="none" w:sz="0" w:space="0" w:color="auto"/>
                      </w:divBdr>
                      <w:divsChild>
                        <w:div w:id="1967738787">
                          <w:marLeft w:val="0"/>
                          <w:marRight w:val="0"/>
                          <w:marTop w:val="0"/>
                          <w:marBottom w:val="0"/>
                          <w:divBdr>
                            <w:top w:val="none" w:sz="0" w:space="0" w:color="auto"/>
                            <w:left w:val="none" w:sz="0" w:space="0" w:color="auto"/>
                            <w:bottom w:val="none" w:sz="0" w:space="0" w:color="auto"/>
                            <w:right w:val="none" w:sz="0" w:space="0" w:color="auto"/>
                          </w:divBdr>
                        </w:div>
                      </w:divsChild>
                    </w:div>
                    <w:div w:id="2046514044">
                      <w:marLeft w:val="0"/>
                      <w:marRight w:val="0"/>
                      <w:marTop w:val="0"/>
                      <w:marBottom w:val="0"/>
                      <w:divBdr>
                        <w:top w:val="none" w:sz="0" w:space="0" w:color="auto"/>
                        <w:left w:val="none" w:sz="0" w:space="0" w:color="auto"/>
                        <w:bottom w:val="none" w:sz="0" w:space="0" w:color="auto"/>
                        <w:right w:val="none" w:sz="0" w:space="0" w:color="auto"/>
                      </w:divBdr>
                      <w:divsChild>
                        <w:div w:id="1083912275">
                          <w:marLeft w:val="0"/>
                          <w:marRight w:val="0"/>
                          <w:marTop w:val="0"/>
                          <w:marBottom w:val="0"/>
                          <w:divBdr>
                            <w:top w:val="none" w:sz="0" w:space="0" w:color="auto"/>
                            <w:left w:val="none" w:sz="0" w:space="0" w:color="auto"/>
                            <w:bottom w:val="none" w:sz="0" w:space="0" w:color="auto"/>
                            <w:right w:val="none" w:sz="0" w:space="0" w:color="auto"/>
                          </w:divBdr>
                        </w:div>
                      </w:divsChild>
                    </w:div>
                    <w:div w:id="449208094">
                      <w:marLeft w:val="0"/>
                      <w:marRight w:val="0"/>
                      <w:marTop w:val="0"/>
                      <w:marBottom w:val="0"/>
                      <w:divBdr>
                        <w:top w:val="none" w:sz="0" w:space="0" w:color="auto"/>
                        <w:left w:val="none" w:sz="0" w:space="0" w:color="auto"/>
                        <w:bottom w:val="none" w:sz="0" w:space="0" w:color="auto"/>
                        <w:right w:val="none" w:sz="0" w:space="0" w:color="auto"/>
                      </w:divBdr>
                      <w:divsChild>
                        <w:div w:id="1543902797">
                          <w:marLeft w:val="0"/>
                          <w:marRight w:val="0"/>
                          <w:marTop w:val="0"/>
                          <w:marBottom w:val="0"/>
                          <w:divBdr>
                            <w:top w:val="none" w:sz="0" w:space="0" w:color="auto"/>
                            <w:left w:val="none" w:sz="0" w:space="0" w:color="auto"/>
                            <w:bottom w:val="none" w:sz="0" w:space="0" w:color="auto"/>
                            <w:right w:val="none" w:sz="0" w:space="0" w:color="auto"/>
                          </w:divBdr>
                        </w:div>
                      </w:divsChild>
                    </w:div>
                    <w:div w:id="1366442291">
                      <w:marLeft w:val="0"/>
                      <w:marRight w:val="0"/>
                      <w:marTop w:val="0"/>
                      <w:marBottom w:val="0"/>
                      <w:divBdr>
                        <w:top w:val="none" w:sz="0" w:space="0" w:color="auto"/>
                        <w:left w:val="none" w:sz="0" w:space="0" w:color="auto"/>
                        <w:bottom w:val="none" w:sz="0" w:space="0" w:color="auto"/>
                        <w:right w:val="none" w:sz="0" w:space="0" w:color="auto"/>
                      </w:divBdr>
                      <w:divsChild>
                        <w:div w:id="774713056">
                          <w:marLeft w:val="0"/>
                          <w:marRight w:val="0"/>
                          <w:marTop w:val="0"/>
                          <w:marBottom w:val="0"/>
                          <w:divBdr>
                            <w:top w:val="none" w:sz="0" w:space="0" w:color="auto"/>
                            <w:left w:val="none" w:sz="0" w:space="0" w:color="auto"/>
                            <w:bottom w:val="none" w:sz="0" w:space="0" w:color="auto"/>
                            <w:right w:val="none" w:sz="0" w:space="0" w:color="auto"/>
                          </w:divBdr>
                        </w:div>
                      </w:divsChild>
                    </w:div>
                    <w:div w:id="2097750246">
                      <w:marLeft w:val="0"/>
                      <w:marRight w:val="0"/>
                      <w:marTop w:val="0"/>
                      <w:marBottom w:val="0"/>
                      <w:divBdr>
                        <w:top w:val="none" w:sz="0" w:space="0" w:color="auto"/>
                        <w:left w:val="none" w:sz="0" w:space="0" w:color="auto"/>
                        <w:bottom w:val="none" w:sz="0" w:space="0" w:color="auto"/>
                        <w:right w:val="none" w:sz="0" w:space="0" w:color="auto"/>
                      </w:divBdr>
                      <w:divsChild>
                        <w:div w:id="1332295493">
                          <w:marLeft w:val="0"/>
                          <w:marRight w:val="0"/>
                          <w:marTop w:val="0"/>
                          <w:marBottom w:val="0"/>
                          <w:divBdr>
                            <w:top w:val="none" w:sz="0" w:space="0" w:color="auto"/>
                            <w:left w:val="none" w:sz="0" w:space="0" w:color="auto"/>
                            <w:bottom w:val="none" w:sz="0" w:space="0" w:color="auto"/>
                            <w:right w:val="none" w:sz="0" w:space="0" w:color="auto"/>
                          </w:divBdr>
                        </w:div>
                      </w:divsChild>
                    </w:div>
                    <w:div w:id="528417490">
                      <w:marLeft w:val="0"/>
                      <w:marRight w:val="0"/>
                      <w:marTop w:val="0"/>
                      <w:marBottom w:val="0"/>
                      <w:divBdr>
                        <w:top w:val="none" w:sz="0" w:space="0" w:color="auto"/>
                        <w:left w:val="none" w:sz="0" w:space="0" w:color="auto"/>
                        <w:bottom w:val="none" w:sz="0" w:space="0" w:color="auto"/>
                        <w:right w:val="none" w:sz="0" w:space="0" w:color="auto"/>
                      </w:divBdr>
                      <w:divsChild>
                        <w:div w:id="457456171">
                          <w:marLeft w:val="0"/>
                          <w:marRight w:val="0"/>
                          <w:marTop w:val="0"/>
                          <w:marBottom w:val="0"/>
                          <w:divBdr>
                            <w:top w:val="none" w:sz="0" w:space="0" w:color="auto"/>
                            <w:left w:val="none" w:sz="0" w:space="0" w:color="auto"/>
                            <w:bottom w:val="none" w:sz="0" w:space="0" w:color="auto"/>
                            <w:right w:val="none" w:sz="0" w:space="0" w:color="auto"/>
                          </w:divBdr>
                        </w:div>
                      </w:divsChild>
                    </w:div>
                    <w:div w:id="1091049913">
                      <w:marLeft w:val="0"/>
                      <w:marRight w:val="0"/>
                      <w:marTop w:val="0"/>
                      <w:marBottom w:val="0"/>
                      <w:divBdr>
                        <w:top w:val="none" w:sz="0" w:space="0" w:color="auto"/>
                        <w:left w:val="none" w:sz="0" w:space="0" w:color="auto"/>
                        <w:bottom w:val="none" w:sz="0" w:space="0" w:color="auto"/>
                        <w:right w:val="none" w:sz="0" w:space="0" w:color="auto"/>
                      </w:divBdr>
                      <w:divsChild>
                        <w:div w:id="1226523681">
                          <w:marLeft w:val="0"/>
                          <w:marRight w:val="0"/>
                          <w:marTop w:val="0"/>
                          <w:marBottom w:val="0"/>
                          <w:divBdr>
                            <w:top w:val="none" w:sz="0" w:space="0" w:color="auto"/>
                            <w:left w:val="none" w:sz="0" w:space="0" w:color="auto"/>
                            <w:bottom w:val="none" w:sz="0" w:space="0" w:color="auto"/>
                            <w:right w:val="none" w:sz="0" w:space="0" w:color="auto"/>
                          </w:divBdr>
                        </w:div>
                      </w:divsChild>
                    </w:div>
                    <w:div w:id="401367080">
                      <w:marLeft w:val="0"/>
                      <w:marRight w:val="0"/>
                      <w:marTop w:val="0"/>
                      <w:marBottom w:val="0"/>
                      <w:divBdr>
                        <w:top w:val="none" w:sz="0" w:space="0" w:color="auto"/>
                        <w:left w:val="none" w:sz="0" w:space="0" w:color="auto"/>
                        <w:bottom w:val="none" w:sz="0" w:space="0" w:color="auto"/>
                        <w:right w:val="none" w:sz="0" w:space="0" w:color="auto"/>
                      </w:divBdr>
                      <w:divsChild>
                        <w:div w:id="1660230955">
                          <w:marLeft w:val="0"/>
                          <w:marRight w:val="0"/>
                          <w:marTop w:val="0"/>
                          <w:marBottom w:val="0"/>
                          <w:divBdr>
                            <w:top w:val="none" w:sz="0" w:space="0" w:color="auto"/>
                            <w:left w:val="none" w:sz="0" w:space="0" w:color="auto"/>
                            <w:bottom w:val="none" w:sz="0" w:space="0" w:color="auto"/>
                            <w:right w:val="none" w:sz="0" w:space="0" w:color="auto"/>
                          </w:divBdr>
                        </w:div>
                      </w:divsChild>
                    </w:div>
                    <w:div w:id="1918008080">
                      <w:marLeft w:val="0"/>
                      <w:marRight w:val="0"/>
                      <w:marTop w:val="0"/>
                      <w:marBottom w:val="0"/>
                      <w:divBdr>
                        <w:top w:val="none" w:sz="0" w:space="0" w:color="auto"/>
                        <w:left w:val="none" w:sz="0" w:space="0" w:color="auto"/>
                        <w:bottom w:val="none" w:sz="0" w:space="0" w:color="auto"/>
                        <w:right w:val="none" w:sz="0" w:space="0" w:color="auto"/>
                      </w:divBdr>
                      <w:divsChild>
                        <w:div w:id="58329925">
                          <w:marLeft w:val="0"/>
                          <w:marRight w:val="0"/>
                          <w:marTop w:val="0"/>
                          <w:marBottom w:val="0"/>
                          <w:divBdr>
                            <w:top w:val="none" w:sz="0" w:space="0" w:color="auto"/>
                            <w:left w:val="none" w:sz="0" w:space="0" w:color="auto"/>
                            <w:bottom w:val="none" w:sz="0" w:space="0" w:color="auto"/>
                            <w:right w:val="none" w:sz="0" w:space="0" w:color="auto"/>
                          </w:divBdr>
                        </w:div>
                      </w:divsChild>
                    </w:div>
                    <w:div w:id="460265152">
                      <w:marLeft w:val="0"/>
                      <w:marRight w:val="0"/>
                      <w:marTop w:val="0"/>
                      <w:marBottom w:val="0"/>
                      <w:divBdr>
                        <w:top w:val="none" w:sz="0" w:space="0" w:color="auto"/>
                        <w:left w:val="none" w:sz="0" w:space="0" w:color="auto"/>
                        <w:bottom w:val="none" w:sz="0" w:space="0" w:color="auto"/>
                        <w:right w:val="none" w:sz="0" w:space="0" w:color="auto"/>
                      </w:divBdr>
                      <w:divsChild>
                        <w:div w:id="1376810073">
                          <w:marLeft w:val="0"/>
                          <w:marRight w:val="0"/>
                          <w:marTop w:val="0"/>
                          <w:marBottom w:val="0"/>
                          <w:divBdr>
                            <w:top w:val="none" w:sz="0" w:space="0" w:color="auto"/>
                            <w:left w:val="none" w:sz="0" w:space="0" w:color="auto"/>
                            <w:bottom w:val="none" w:sz="0" w:space="0" w:color="auto"/>
                            <w:right w:val="none" w:sz="0" w:space="0" w:color="auto"/>
                          </w:divBdr>
                        </w:div>
                      </w:divsChild>
                    </w:div>
                    <w:div w:id="526604564">
                      <w:marLeft w:val="0"/>
                      <w:marRight w:val="0"/>
                      <w:marTop w:val="0"/>
                      <w:marBottom w:val="0"/>
                      <w:divBdr>
                        <w:top w:val="none" w:sz="0" w:space="0" w:color="auto"/>
                        <w:left w:val="none" w:sz="0" w:space="0" w:color="auto"/>
                        <w:bottom w:val="none" w:sz="0" w:space="0" w:color="auto"/>
                        <w:right w:val="none" w:sz="0" w:space="0" w:color="auto"/>
                      </w:divBdr>
                      <w:divsChild>
                        <w:div w:id="1078793382">
                          <w:marLeft w:val="0"/>
                          <w:marRight w:val="0"/>
                          <w:marTop w:val="0"/>
                          <w:marBottom w:val="0"/>
                          <w:divBdr>
                            <w:top w:val="none" w:sz="0" w:space="0" w:color="auto"/>
                            <w:left w:val="none" w:sz="0" w:space="0" w:color="auto"/>
                            <w:bottom w:val="none" w:sz="0" w:space="0" w:color="auto"/>
                            <w:right w:val="none" w:sz="0" w:space="0" w:color="auto"/>
                          </w:divBdr>
                        </w:div>
                      </w:divsChild>
                    </w:div>
                    <w:div w:id="2109963861">
                      <w:marLeft w:val="0"/>
                      <w:marRight w:val="0"/>
                      <w:marTop w:val="0"/>
                      <w:marBottom w:val="0"/>
                      <w:divBdr>
                        <w:top w:val="none" w:sz="0" w:space="0" w:color="auto"/>
                        <w:left w:val="none" w:sz="0" w:space="0" w:color="auto"/>
                        <w:bottom w:val="none" w:sz="0" w:space="0" w:color="auto"/>
                        <w:right w:val="none" w:sz="0" w:space="0" w:color="auto"/>
                      </w:divBdr>
                      <w:divsChild>
                        <w:div w:id="2103067496">
                          <w:marLeft w:val="0"/>
                          <w:marRight w:val="0"/>
                          <w:marTop w:val="0"/>
                          <w:marBottom w:val="0"/>
                          <w:divBdr>
                            <w:top w:val="none" w:sz="0" w:space="0" w:color="auto"/>
                            <w:left w:val="none" w:sz="0" w:space="0" w:color="auto"/>
                            <w:bottom w:val="none" w:sz="0" w:space="0" w:color="auto"/>
                            <w:right w:val="none" w:sz="0" w:space="0" w:color="auto"/>
                          </w:divBdr>
                        </w:div>
                      </w:divsChild>
                    </w:div>
                    <w:div w:id="843201146">
                      <w:marLeft w:val="0"/>
                      <w:marRight w:val="0"/>
                      <w:marTop w:val="0"/>
                      <w:marBottom w:val="0"/>
                      <w:divBdr>
                        <w:top w:val="none" w:sz="0" w:space="0" w:color="auto"/>
                        <w:left w:val="none" w:sz="0" w:space="0" w:color="auto"/>
                        <w:bottom w:val="none" w:sz="0" w:space="0" w:color="auto"/>
                        <w:right w:val="none" w:sz="0" w:space="0" w:color="auto"/>
                      </w:divBdr>
                      <w:divsChild>
                        <w:div w:id="846095889">
                          <w:marLeft w:val="0"/>
                          <w:marRight w:val="0"/>
                          <w:marTop w:val="0"/>
                          <w:marBottom w:val="0"/>
                          <w:divBdr>
                            <w:top w:val="none" w:sz="0" w:space="0" w:color="auto"/>
                            <w:left w:val="none" w:sz="0" w:space="0" w:color="auto"/>
                            <w:bottom w:val="none" w:sz="0" w:space="0" w:color="auto"/>
                            <w:right w:val="none" w:sz="0" w:space="0" w:color="auto"/>
                          </w:divBdr>
                        </w:div>
                      </w:divsChild>
                    </w:div>
                    <w:div w:id="697122562">
                      <w:marLeft w:val="0"/>
                      <w:marRight w:val="0"/>
                      <w:marTop w:val="0"/>
                      <w:marBottom w:val="0"/>
                      <w:divBdr>
                        <w:top w:val="none" w:sz="0" w:space="0" w:color="auto"/>
                        <w:left w:val="none" w:sz="0" w:space="0" w:color="auto"/>
                        <w:bottom w:val="none" w:sz="0" w:space="0" w:color="auto"/>
                        <w:right w:val="none" w:sz="0" w:space="0" w:color="auto"/>
                      </w:divBdr>
                      <w:divsChild>
                        <w:div w:id="1781993107">
                          <w:marLeft w:val="0"/>
                          <w:marRight w:val="0"/>
                          <w:marTop w:val="0"/>
                          <w:marBottom w:val="0"/>
                          <w:divBdr>
                            <w:top w:val="none" w:sz="0" w:space="0" w:color="auto"/>
                            <w:left w:val="none" w:sz="0" w:space="0" w:color="auto"/>
                            <w:bottom w:val="none" w:sz="0" w:space="0" w:color="auto"/>
                            <w:right w:val="none" w:sz="0" w:space="0" w:color="auto"/>
                          </w:divBdr>
                        </w:div>
                      </w:divsChild>
                    </w:div>
                    <w:div w:id="1490636815">
                      <w:marLeft w:val="0"/>
                      <w:marRight w:val="0"/>
                      <w:marTop w:val="0"/>
                      <w:marBottom w:val="0"/>
                      <w:divBdr>
                        <w:top w:val="none" w:sz="0" w:space="0" w:color="auto"/>
                        <w:left w:val="none" w:sz="0" w:space="0" w:color="auto"/>
                        <w:bottom w:val="none" w:sz="0" w:space="0" w:color="auto"/>
                        <w:right w:val="none" w:sz="0" w:space="0" w:color="auto"/>
                      </w:divBdr>
                      <w:divsChild>
                        <w:div w:id="979264214">
                          <w:marLeft w:val="0"/>
                          <w:marRight w:val="0"/>
                          <w:marTop w:val="0"/>
                          <w:marBottom w:val="0"/>
                          <w:divBdr>
                            <w:top w:val="none" w:sz="0" w:space="0" w:color="auto"/>
                            <w:left w:val="none" w:sz="0" w:space="0" w:color="auto"/>
                            <w:bottom w:val="none" w:sz="0" w:space="0" w:color="auto"/>
                            <w:right w:val="none" w:sz="0" w:space="0" w:color="auto"/>
                          </w:divBdr>
                        </w:div>
                      </w:divsChild>
                    </w:div>
                    <w:div w:id="950743646">
                      <w:marLeft w:val="0"/>
                      <w:marRight w:val="0"/>
                      <w:marTop w:val="0"/>
                      <w:marBottom w:val="0"/>
                      <w:divBdr>
                        <w:top w:val="none" w:sz="0" w:space="0" w:color="auto"/>
                        <w:left w:val="none" w:sz="0" w:space="0" w:color="auto"/>
                        <w:bottom w:val="none" w:sz="0" w:space="0" w:color="auto"/>
                        <w:right w:val="none" w:sz="0" w:space="0" w:color="auto"/>
                      </w:divBdr>
                      <w:divsChild>
                        <w:div w:id="1568028123">
                          <w:marLeft w:val="0"/>
                          <w:marRight w:val="0"/>
                          <w:marTop w:val="0"/>
                          <w:marBottom w:val="0"/>
                          <w:divBdr>
                            <w:top w:val="none" w:sz="0" w:space="0" w:color="auto"/>
                            <w:left w:val="none" w:sz="0" w:space="0" w:color="auto"/>
                            <w:bottom w:val="none" w:sz="0" w:space="0" w:color="auto"/>
                            <w:right w:val="none" w:sz="0" w:space="0" w:color="auto"/>
                          </w:divBdr>
                        </w:div>
                      </w:divsChild>
                    </w:div>
                    <w:div w:id="744379062">
                      <w:marLeft w:val="0"/>
                      <w:marRight w:val="0"/>
                      <w:marTop w:val="0"/>
                      <w:marBottom w:val="0"/>
                      <w:divBdr>
                        <w:top w:val="none" w:sz="0" w:space="0" w:color="auto"/>
                        <w:left w:val="none" w:sz="0" w:space="0" w:color="auto"/>
                        <w:bottom w:val="none" w:sz="0" w:space="0" w:color="auto"/>
                        <w:right w:val="none" w:sz="0" w:space="0" w:color="auto"/>
                      </w:divBdr>
                      <w:divsChild>
                        <w:div w:id="1235049236">
                          <w:marLeft w:val="0"/>
                          <w:marRight w:val="0"/>
                          <w:marTop w:val="0"/>
                          <w:marBottom w:val="0"/>
                          <w:divBdr>
                            <w:top w:val="none" w:sz="0" w:space="0" w:color="auto"/>
                            <w:left w:val="none" w:sz="0" w:space="0" w:color="auto"/>
                            <w:bottom w:val="none" w:sz="0" w:space="0" w:color="auto"/>
                            <w:right w:val="none" w:sz="0" w:space="0" w:color="auto"/>
                          </w:divBdr>
                        </w:div>
                      </w:divsChild>
                    </w:div>
                    <w:div w:id="2136558356">
                      <w:marLeft w:val="0"/>
                      <w:marRight w:val="0"/>
                      <w:marTop w:val="0"/>
                      <w:marBottom w:val="0"/>
                      <w:divBdr>
                        <w:top w:val="none" w:sz="0" w:space="0" w:color="auto"/>
                        <w:left w:val="none" w:sz="0" w:space="0" w:color="auto"/>
                        <w:bottom w:val="none" w:sz="0" w:space="0" w:color="auto"/>
                        <w:right w:val="none" w:sz="0" w:space="0" w:color="auto"/>
                      </w:divBdr>
                      <w:divsChild>
                        <w:div w:id="754981946">
                          <w:marLeft w:val="0"/>
                          <w:marRight w:val="0"/>
                          <w:marTop w:val="0"/>
                          <w:marBottom w:val="0"/>
                          <w:divBdr>
                            <w:top w:val="none" w:sz="0" w:space="0" w:color="auto"/>
                            <w:left w:val="none" w:sz="0" w:space="0" w:color="auto"/>
                            <w:bottom w:val="none" w:sz="0" w:space="0" w:color="auto"/>
                            <w:right w:val="none" w:sz="0" w:space="0" w:color="auto"/>
                          </w:divBdr>
                        </w:div>
                      </w:divsChild>
                    </w:div>
                    <w:div w:id="1575820951">
                      <w:marLeft w:val="0"/>
                      <w:marRight w:val="0"/>
                      <w:marTop w:val="0"/>
                      <w:marBottom w:val="0"/>
                      <w:divBdr>
                        <w:top w:val="none" w:sz="0" w:space="0" w:color="auto"/>
                        <w:left w:val="none" w:sz="0" w:space="0" w:color="auto"/>
                        <w:bottom w:val="none" w:sz="0" w:space="0" w:color="auto"/>
                        <w:right w:val="none" w:sz="0" w:space="0" w:color="auto"/>
                      </w:divBdr>
                      <w:divsChild>
                        <w:div w:id="1296183885">
                          <w:marLeft w:val="0"/>
                          <w:marRight w:val="0"/>
                          <w:marTop w:val="0"/>
                          <w:marBottom w:val="0"/>
                          <w:divBdr>
                            <w:top w:val="none" w:sz="0" w:space="0" w:color="auto"/>
                            <w:left w:val="none" w:sz="0" w:space="0" w:color="auto"/>
                            <w:bottom w:val="none" w:sz="0" w:space="0" w:color="auto"/>
                            <w:right w:val="none" w:sz="0" w:space="0" w:color="auto"/>
                          </w:divBdr>
                        </w:div>
                      </w:divsChild>
                    </w:div>
                    <w:div w:id="235939312">
                      <w:marLeft w:val="0"/>
                      <w:marRight w:val="0"/>
                      <w:marTop w:val="0"/>
                      <w:marBottom w:val="0"/>
                      <w:divBdr>
                        <w:top w:val="none" w:sz="0" w:space="0" w:color="auto"/>
                        <w:left w:val="none" w:sz="0" w:space="0" w:color="auto"/>
                        <w:bottom w:val="none" w:sz="0" w:space="0" w:color="auto"/>
                        <w:right w:val="none" w:sz="0" w:space="0" w:color="auto"/>
                      </w:divBdr>
                      <w:divsChild>
                        <w:div w:id="24153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018181">
      <w:bodyDiv w:val="1"/>
      <w:marLeft w:val="0"/>
      <w:marRight w:val="0"/>
      <w:marTop w:val="0"/>
      <w:marBottom w:val="0"/>
      <w:divBdr>
        <w:top w:val="none" w:sz="0" w:space="0" w:color="auto"/>
        <w:left w:val="none" w:sz="0" w:space="0" w:color="auto"/>
        <w:bottom w:val="none" w:sz="0" w:space="0" w:color="auto"/>
        <w:right w:val="none" w:sz="0" w:space="0" w:color="auto"/>
      </w:divBdr>
    </w:div>
    <w:div w:id="1711370922">
      <w:bodyDiv w:val="1"/>
      <w:marLeft w:val="0"/>
      <w:marRight w:val="0"/>
      <w:marTop w:val="0"/>
      <w:marBottom w:val="0"/>
      <w:divBdr>
        <w:top w:val="none" w:sz="0" w:space="0" w:color="auto"/>
        <w:left w:val="none" w:sz="0" w:space="0" w:color="auto"/>
        <w:bottom w:val="none" w:sz="0" w:space="0" w:color="auto"/>
        <w:right w:val="none" w:sz="0" w:space="0" w:color="auto"/>
      </w:divBdr>
      <w:divsChild>
        <w:div w:id="1703285030">
          <w:marLeft w:val="0"/>
          <w:marRight w:val="0"/>
          <w:marTop w:val="0"/>
          <w:marBottom w:val="0"/>
          <w:divBdr>
            <w:top w:val="none" w:sz="0" w:space="0" w:color="auto"/>
            <w:left w:val="none" w:sz="0" w:space="0" w:color="auto"/>
            <w:bottom w:val="none" w:sz="0" w:space="0" w:color="auto"/>
            <w:right w:val="none" w:sz="0" w:space="0" w:color="auto"/>
          </w:divBdr>
          <w:divsChild>
            <w:div w:id="1284965492">
              <w:marLeft w:val="0"/>
              <w:marRight w:val="0"/>
              <w:marTop w:val="0"/>
              <w:marBottom w:val="0"/>
              <w:divBdr>
                <w:top w:val="none" w:sz="0" w:space="0" w:color="auto"/>
                <w:left w:val="none" w:sz="0" w:space="0" w:color="auto"/>
                <w:bottom w:val="none" w:sz="0" w:space="0" w:color="auto"/>
                <w:right w:val="none" w:sz="0" w:space="0" w:color="auto"/>
              </w:divBdr>
              <w:divsChild>
                <w:div w:id="1385254239">
                  <w:marLeft w:val="0"/>
                  <w:marRight w:val="0"/>
                  <w:marTop w:val="0"/>
                  <w:marBottom w:val="0"/>
                  <w:divBdr>
                    <w:top w:val="none" w:sz="0" w:space="0" w:color="auto"/>
                    <w:left w:val="none" w:sz="0" w:space="0" w:color="auto"/>
                    <w:bottom w:val="none" w:sz="0" w:space="0" w:color="auto"/>
                    <w:right w:val="none" w:sz="0" w:space="0" w:color="auto"/>
                  </w:divBdr>
                  <w:divsChild>
                    <w:div w:id="157810946">
                      <w:marLeft w:val="0"/>
                      <w:marRight w:val="0"/>
                      <w:marTop w:val="0"/>
                      <w:marBottom w:val="0"/>
                      <w:divBdr>
                        <w:top w:val="none" w:sz="0" w:space="0" w:color="auto"/>
                        <w:left w:val="none" w:sz="0" w:space="0" w:color="auto"/>
                        <w:bottom w:val="none" w:sz="0" w:space="0" w:color="auto"/>
                        <w:right w:val="none" w:sz="0" w:space="0" w:color="auto"/>
                      </w:divBdr>
                      <w:divsChild>
                        <w:div w:id="1638602977">
                          <w:marLeft w:val="0"/>
                          <w:marRight w:val="0"/>
                          <w:marTop w:val="0"/>
                          <w:marBottom w:val="0"/>
                          <w:divBdr>
                            <w:top w:val="none" w:sz="0" w:space="0" w:color="auto"/>
                            <w:left w:val="none" w:sz="0" w:space="0" w:color="auto"/>
                            <w:bottom w:val="none" w:sz="0" w:space="0" w:color="auto"/>
                            <w:right w:val="none" w:sz="0" w:space="0" w:color="auto"/>
                          </w:divBdr>
                        </w:div>
                      </w:divsChild>
                    </w:div>
                    <w:div w:id="1944729723">
                      <w:marLeft w:val="0"/>
                      <w:marRight w:val="0"/>
                      <w:marTop w:val="0"/>
                      <w:marBottom w:val="0"/>
                      <w:divBdr>
                        <w:top w:val="none" w:sz="0" w:space="0" w:color="auto"/>
                        <w:left w:val="none" w:sz="0" w:space="0" w:color="auto"/>
                        <w:bottom w:val="none" w:sz="0" w:space="0" w:color="auto"/>
                        <w:right w:val="none" w:sz="0" w:space="0" w:color="auto"/>
                      </w:divBdr>
                      <w:divsChild>
                        <w:div w:id="904418179">
                          <w:marLeft w:val="0"/>
                          <w:marRight w:val="0"/>
                          <w:marTop w:val="0"/>
                          <w:marBottom w:val="0"/>
                          <w:divBdr>
                            <w:top w:val="none" w:sz="0" w:space="0" w:color="auto"/>
                            <w:left w:val="none" w:sz="0" w:space="0" w:color="auto"/>
                            <w:bottom w:val="none" w:sz="0" w:space="0" w:color="auto"/>
                            <w:right w:val="none" w:sz="0" w:space="0" w:color="auto"/>
                          </w:divBdr>
                        </w:div>
                      </w:divsChild>
                    </w:div>
                    <w:div w:id="22177202">
                      <w:marLeft w:val="0"/>
                      <w:marRight w:val="0"/>
                      <w:marTop w:val="0"/>
                      <w:marBottom w:val="0"/>
                      <w:divBdr>
                        <w:top w:val="none" w:sz="0" w:space="0" w:color="auto"/>
                        <w:left w:val="none" w:sz="0" w:space="0" w:color="auto"/>
                        <w:bottom w:val="none" w:sz="0" w:space="0" w:color="auto"/>
                        <w:right w:val="none" w:sz="0" w:space="0" w:color="auto"/>
                      </w:divBdr>
                      <w:divsChild>
                        <w:div w:id="1554734817">
                          <w:marLeft w:val="0"/>
                          <w:marRight w:val="0"/>
                          <w:marTop w:val="0"/>
                          <w:marBottom w:val="0"/>
                          <w:divBdr>
                            <w:top w:val="none" w:sz="0" w:space="0" w:color="auto"/>
                            <w:left w:val="none" w:sz="0" w:space="0" w:color="auto"/>
                            <w:bottom w:val="none" w:sz="0" w:space="0" w:color="auto"/>
                            <w:right w:val="none" w:sz="0" w:space="0" w:color="auto"/>
                          </w:divBdr>
                        </w:div>
                      </w:divsChild>
                    </w:div>
                    <w:div w:id="326324060">
                      <w:marLeft w:val="0"/>
                      <w:marRight w:val="0"/>
                      <w:marTop w:val="0"/>
                      <w:marBottom w:val="0"/>
                      <w:divBdr>
                        <w:top w:val="none" w:sz="0" w:space="0" w:color="auto"/>
                        <w:left w:val="none" w:sz="0" w:space="0" w:color="auto"/>
                        <w:bottom w:val="none" w:sz="0" w:space="0" w:color="auto"/>
                        <w:right w:val="none" w:sz="0" w:space="0" w:color="auto"/>
                      </w:divBdr>
                      <w:divsChild>
                        <w:div w:id="312756319">
                          <w:marLeft w:val="0"/>
                          <w:marRight w:val="0"/>
                          <w:marTop w:val="0"/>
                          <w:marBottom w:val="0"/>
                          <w:divBdr>
                            <w:top w:val="none" w:sz="0" w:space="0" w:color="auto"/>
                            <w:left w:val="none" w:sz="0" w:space="0" w:color="auto"/>
                            <w:bottom w:val="none" w:sz="0" w:space="0" w:color="auto"/>
                            <w:right w:val="none" w:sz="0" w:space="0" w:color="auto"/>
                          </w:divBdr>
                        </w:div>
                      </w:divsChild>
                    </w:div>
                    <w:div w:id="1192256608">
                      <w:marLeft w:val="0"/>
                      <w:marRight w:val="0"/>
                      <w:marTop w:val="0"/>
                      <w:marBottom w:val="0"/>
                      <w:divBdr>
                        <w:top w:val="none" w:sz="0" w:space="0" w:color="auto"/>
                        <w:left w:val="none" w:sz="0" w:space="0" w:color="auto"/>
                        <w:bottom w:val="none" w:sz="0" w:space="0" w:color="auto"/>
                        <w:right w:val="none" w:sz="0" w:space="0" w:color="auto"/>
                      </w:divBdr>
                      <w:divsChild>
                        <w:div w:id="333921533">
                          <w:marLeft w:val="0"/>
                          <w:marRight w:val="0"/>
                          <w:marTop w:val="0"/>
                          <w:marBottom w:val="0"/>
                          <w:divBdr>
                            <w:top w:val="none" w:sz="0" w:space="0" w:color="auto"/>
                            <w:left w:val="none" w:sz="0" w:space="0" w:color="auto"/>
                            <w:bottom w:val="none" w:sz="0" w:space="0" w:color="auto"/>
                            <w:right w:val="none" w:sz="0" w:space="0" w:color="auto"/>
                          </w:divBdr>
                        </w:div>
                      </w:divsChild>
                    </w:div>
                    <w:div w:id="459032143">
                      <w:marLeft w:val="0"/>
                      <w:marRight w:val="0"/>
                      <w:marTop w:val="0"/>
                      <w:marBottom w:val="0"/>
                      <w:divBdr>
                        <w:top w:val="none" w:sz="0" w:space="0" w:color="auto"/>
                        <w:left w:val="none" w:sz="0" w:space="0" w:color="auto"/>
                        <w:bottom w:val="none" w:sz="0" w:space="0" w:color="auto"/>
                        <w:right w:val="none" w:sz="0" w:space="0" w:color="auto"/>
                      </w:divBdr>
                      <w:divsChild>
                        <w:div w:id="1250386261">
                          <w:marLeft w:val="0"/>
                          <w:marRight w:val="0"/>
                          <w:marTop w:val="0"/>
                          <w:marBottom w:val="0"/>
                          <w:divBdr>
                            <w:top w:val="none" w:sz="0" w:space="0" w:color="auto"/>
                            <w:left w:val="none" w:sz="0" w:space="0" w:color="auto"/>
                            <w:bottom w:val="none" w:sz="0" w:space="0" w:color="auto"/>
                            <w:right w:val="none" w:sz="0" w:space="0" w:color="auto"/>
                          </w:divBdr>
                        </w:div>
                      </w:divsChild>
                    </w:div>
                    <w:div w:id="1546329635">
                      <w:marLeft w:val="0"/>
                      <w:marRight w:val="0"/>
                      <w:marTop w:val="0"/>
                      <w:marBottom w:val="0"/>
                      <w:divBdr>
                        <w:top w:val="none" w:sz="0" w:space="0" w:color="auto"/>
                        <w:left w:val="none" w:sz="0" w:space="0" w:color="auto"/>
                        <w:bottom w:val="none" w:sz="0" w:space="0" w:color="auto"/>
                        <w:right w:val="none" w:sz="0" w:space="0" w:color="auto"/>
                      </w:divBdr>
                      <w:divsChild>
                        <w:div w:id="1543400324">
                          <w:marLeft w:val="0"/>
                          <w:marRight w:val="0"/>
                          <w:marTop w:val="0"/>
                          <w:marBottom w:val="0"/>
                          <w:divBdr>
                            <w:top w:val="none" w:sz="0" w:space="0" w:color="auto"/>
                            <w:left w:val="none" w:sz="0" w:space="0" w:color="auto"/>
                            <w:bottom w:val="none" w:sz="0" w:space="0" w:color="auto"/>
                            <w:right w:val="none" w:sz="0" w:space="0" w:color="auto"/>
                          </w:divBdr>
                        </w:div>
                      </w:divsChild>
                    </w:div>
                    <w:div w:id="2104448640">
                      <w:marLeft w:val="0"/>
                      <w:marRight w:val="0"/>
                      <w:marTop w:val="0"/>
                      <w:marBottom w:val="0"/>
                      <w:divBdr>
                        <w:top w:val="none" w:sz="0" w:space="0" w:color="auto"/>
                        <w:left w:val="none" w:sz="0" w:space="0" w:color="auto"/>
                        <w:bottom w:val="none" w:sz="0" w:space="0" w:color="auto"/>
                        <w:right w:val="none" w:sz="0" w:space="0" w:color="auto"/>
                      </w:divBdr>
                      <w:divsChild>
                        <w:div w:id="964391797">
                          <w:marLeft w:val="0"/>
                          <w:marRight w:val="0"/>
                          <w:marTop w:val="0"/>
                          <w:marBottom w:val="0"/>
                          <w:divBdr>
                            <w:top w:val="none" w:sz="0" w:space="0" w:color="auto"/>
                            <w:left w:val="none" w:sz="0" w:space="0" w:color="auto"/>
                            <w:bottom w:val="none" w:sz="0" w:space="0" w:color="auto"/>
                            <w:right w:val="none" w:sz="0" w:space="0" w:color="auto"/>
                          </w:divBdr>
                        </w:div>
                      </w:divsChild>
                    </w:div>
                    <w:div w:id="756947340">
                      <w:marLeft w:val="0"/>
                      <w:marRight w:val="0"/>
                      <w:marTop w:val="0"/>
                      <w:marBottom w:val="0"/>
                      <w:divBdr>
                        <w:top w:val="none" w:sz="0" w:space="0" w:color="auto"/>
                        <w:left w:val="none" w:sz="0" w:space="0" w:color="auto"/>
                        <w:bottom w:val="none" w:sz="0" w:space="0" w:color="auto"/>
                        <w:right w:val="none" w:sz="0" w:space="0" w:color="auto"/>
                      </w:divBdr>
                      <w:divsChild>
                        <w:div w:id="504630594">
                          <w:marLeft w:val="0"/>
                          <w:marRight w:val="0"/>
                          <w:marTop w:val="0"/>
                          <w:marBottom w:val="0"/>
                          <w:divBdr>
                            <w:top w:val="none" w:sz="0" w:space="0" w:color="auto"/>
                            <w:left w:val="none" w:sz="0" w:space="0" w:color="auto"/>
                            <w:bottom w:val="none" w:sz="0" w:space="0" w:color="auto"/>
                            <w:right w:val="none" w:sz="0" w:space="0" w:color="auto"/>
                          </w:divBdr>
                        </w:div>
                      </w:divsChild>
                    </w:div>
                    <w:div w:id="2067214750">
                      <w:marLeft w:val="0"/>
                      <w:marRight w:val="0"/>
                      <w:marTop w:val="0"/>
                      <w:marBottom w:val="0"/>
                      <w:divBdr>
                        <w:top w:val="none" w:sz="0" w:space="0" w:color="auto"/>
                        <w:left w:val="none" w:sz="0" w:space="0" w:color="auto"/>
                        <w:bottom w:val="none" w:sz="0" w:space="0" w:color="auto"/>
                        <w:right w:val="none" w:sz="0" w:space="0" w:color="auto"/>
                      </w:divBdr>
                      <w:divsChild>
                        <w:div w:id="611254312">
                          <w:marLeft w:val="0"/>
                          <w:marRight w:val="0"/>
                          <w:marTop w:val="0"/>
                          <w:marBottom w:val="0"/>
                          <w:divBdr>
                            <w:top w:val="none" w:sz="0" w:space="0" w:color="auto"/>
                            <w:left w:val="none" w:sz="0" w:space="0" w:color="auto"/>
                            <w:bottom w:val="none" w:sz="0" w:space="0" w:color="auto"/>
                            <w:right w:val="none" w:sz="0" w:space="0" w:color="auto"/>
                          </w:divBdr>
                        </w:div>
                      </w:divsChild>
                    </w:div>
                    <w:div w:id="1884097530">
                      <w:marLeft w:val="0"/>
                      <w:marRight w:val="0"/>
                      <w:marTop w:val="0"/>
                      <w:marBottom w:val="0"/>
                      <w:divBdr>
                        <w:top w:val="none" w:sz="0" w:space="0" w:color="auto"/>
                        <w:left w:val="none" w:sz="0" w:space="0" w:color="auto"/>
                        <w:bottom w:val="none" w:sz="0" w:space="0" w:color="auto"/>
                        <w:right w:val="none" w:sz="0" w:space="0" w:color="auto"/>
                      </w:divBdr>
                      <w:divsChild>
                        <w:div w:id="604071529">
                          <w:marLeft w:val="0"/>
                          <w:marRight w:val="0"/>
                          <w:marTop w:val="0"/>
                          <w:marBottom w:val="0"/>
                          <w:divBdr>
                            <w:top w:val="none" w:sz="0" w:space="0" w:color="auto"/>
                            <w:left w:val="none" w:sz="0" w:space="0" w:color="auto"/>
                            <w:bottom w:val="none" w:sz="0" w:space="0" w:color="auto"/>
                            <w:right w:val="none" w:sz="0" w:space="0" w:color="auto"/>
                          </w:divBdr>
                        </w:div>
                      </w:divsChild>
                    </w:div>
                    <w:div w:id="979652416">
                      <w:marLeft w:val="0"/>
                      <w:marRight w:val="0"/>
                      <w:marTop w:val="0"/>
                      <w:marBottom w:val="0"/>
                      <w:divBdr>
                        <w:top w:val="none" w:sz="0" w:space="0" w:color="auto"/>
                        <w:left w:val="none" w:sz="0" w:space="0" w:color="auto"/>
                        <w:bottom w:val="none" w:sz="0" w:space="0" w:color="auto"/>
                        <w:right w:val="none" w:sz="0" w:space="0" w:color="auto"/>
                      </w:divBdr>
                      <w:divsChild>
                        <w:div w:id="2035226250">
                          <w:marLeft w:val="0"/>
                          <w:marRight w:val="0"/>
                          <w:marTop w:val="0"/>
                          <w:marBottom w:val="0"/>
                          <w:divBdr>
                            <w:top w:val="none" w:sz="0" w:space="0" w:color="auto"/>
                            <w:left w:val="none" w:sz="0" w:space="0" w:color="auto"/>
                            <w:bottom w:val="none" w:sz="0" w:space="0" w:color="auto"/>
                            <w:right w:val="none" w:sz="0" w:space="0" w:color="auto"/>
                          </w:divBdr>
                        </w:div>
                      </w:divsChild>
                    </w:div>
                    <w:div w:id="932399916">
                      <w:marLeft w:val="0"/>
                      <w:marRight w:val="0"/>
                      <w:marTop w:val="0"/>
                      <w:marBottom w:val="0"/>
                      <w:divBdr>
                        <w:top w:val="none" w:sz="0" w:space="0" w:color="auto"/>
                        <w:left w:val="none" w:sz="0" w:space="0" w:color="auto"/>
                        <w:bottom w:val="none" w:sz="0" w:space="0" w:color="auto"/>
                        <w:right w:val="none" w:sz="0" w:space="0" w:color="auto"/>
                      </w:divBdr>
                      <w:divsChild>
                        <w:div w:id="1727604009">
                          <w:marLeft w:val="0"/>
                          <w:marRight w:val="0"/>
                          <w:marTop w:val="0"/>
                          <w:marBottom w:val="0"/>
                          <w:divBdr>
                            <w:top w:val="none" w:sz="0" w:space="0" w:color="auto"/>
                            <w:left w:val="none" w:sz="0" w:space="0" w:color="auto"/>
                            <w:bottom w:val="none" w:sz="0" w:space="0" w:color="auto"/>
                            <w:right w:val="none" w:sz="0" w:space="0" w:color="auto"/>
                          </w:divBdr>
                        </w:div>
                      </w:divsChild>
                    </w:div>
                    <w:div w:id="1653368466">
                      <w:marLeft w:val="0"/>
                      <w:marRight w:val="0"/>
                      <w:marTop w:val="0"/>
                      <w:marBottom w:val="0"/>
                      <w:divBdr>
                        <w:top w:val="none" w:sz="0" w:space="0" w:color="auto"/>
                        <w:left w:val="none" w:sz="0" w:space="0" w:color="auto"/>
                        <w:bottom w:val="none" w:sz="0" w:space="0" w:color="auto"/>
                        <w:right w:val="none" w:sz="0" w:space="0" w:color="auto"/>
                      </w:divBdr>
                      <w:divsChild>
                        <w:div w:id="114445073">
                          <w:marLeft w:val="0"/>
                          <w:marRight w:val="0"/>
                          <w:marTop w:val="0"/>
                          <w:marBottom w:val="0"/>
                          <w:divBdr>
                            <w:top w:val="none" w:sz="0" w:space="0" w:color="auto"/>
                            <w:left w:val="none" w:sz="0" w:space="0" w:color="auto"/>
                            <w:bottom w:val="none" w:sz="0" w:space="0" w:color="auto"/>
                            <w:right w:val="none" w:sz="0" w:space="0" w:color="auto"/>
                          </w:divBdr>
                        </w:div>
                      </w:divsChild>
                    </w:div>
                    <w:div w:id="1897424942">
                      <w:marLeft w:val="0"/>
                      <w:marRight w:val="0"/>
                      <w:marTop w:val="0"/>
                      <w:marBottom w:val="0"/>
                      <w:divBdr>
                        <w:top w:val="none" w:sz="0" w:space="0" w:color="auto"/>
                        <w:left w:val="none" w:sz="0" w:space="0" w:color="auto"/>
                        <w:bottom w:val="none" w:sz="0" w:space="0" w:color="auto"/>
                        <w:right w:val="none" w:sz="0" w:space="0" w:color="auto"/>
                      </w:divBdr>
                      <w:divsChild>
                        <w:div w:id="517548641">
                          <w:marLeft w:val="0"/>
                          <w:marRight w:val="0"/>
                          <w:marTop w:val="0"/>
                          <w:marBottom w:val="0"/>
                          <w:divBdr>
                            <w:top w:val="none" w:sz="0" w:space="0" w:color="auto"/>
                            <w:left w:val="none" w:sz="0" w:space="0" w:color="auto"/>
                            <w:bottom w:val="none" w:sz="0" w:space="0" w:color="auto"/>
                            <w:right w:val="none" w:sz="0" w:space="0" w:color="auto"/>
                          </w:divBdr>
                        </w:div>
                      </w:divsChild>
                    </w:div>
                    <w:div w:id="1102143353">
                      <w:marLeft w:val="0"/>
                      <w:marRight w:val="0"/>
                      <w:marTop w:val="0"/>
                      <w:marBottom w:val="0"/>
                      <w:divBdr>
                        <w:top w:val="none" w:sz="0" w:space="0" w:color="auto"/>
                        <w:left w:val="none" w:sz="0" w:space="0" w:color="auto"/>
                        <w:bottom w:val="none" w:sz="0" w:space="0" w:color="auto"/>
                        <w:right w:val="none" w:sz="0" w:space="0" w:color="auto"/>
                      </w:divBdr>
                      <w:divsChild>
                        <w:div w:id="1677999674">
                          <w:marLeft w:val="0"/>
                          <w:marRight w:val="0"/>
                          <w:marTop w:val="0"/>
                          <w:marBottom w:val="0"/>
                          <w:divBdr>
                            <w:top w:val="none" w:sz="0" w:space="0" w:color="auto"/>
                            <w:left w:val="none" w:sz="0" w:space="0" w:color="auto"/>
                            <w:bottom w:val="none" w:sz="0" w:space="0" w:color="auto"/>
                            <w:right w:val="none" w:sz="0" w:space="0" w:color="auto"/>
                          </w:divBdr>
                        </w:div>
                      </w:divsChild>
                    </w:div>
                    <w:div w:id="1614362395">
                      <w:marLeft w:val="0"/>
                      <w:marRight w:val="0"/>
                      <w:marTop w:val="0"/>
                      <w:marBottom w:val="0"/>
                      <w:divBdr>
                        <w:top w:val="none" w:sz="0" w:space="0" w:color="auto"/>
                        <w:left w:val="none" w:sz="0" w:space="0" w:color="auto"/>
                        <w:bottom w:val="none" w:sz="0" w:space="0" w:color="auto"/>
                        <w:right w:val="none" w:sz="0" w:space="0" w:color="auto"/>
                      </w:divBdr>
                      <w:divsChild>
                        <w:div w:id="1015304884">
                          <w:marLeft w:val="0"/>
                          <w:marRight w:val="0"/>
                          <w:marTop w:val="0"/>
                          <w:marBottom w:val="0"/>
                          <w:divBdr>
                            <w:top w:val="none" w:sz="0" w:space="0" w:color="auto"/>
                            <w:left w:val="none" w:sz="0" w:space="0" w:color="auto"/>
                            <w:bottom w:val="none" w:sz="0" w:space="0" w:color="auto"/>
                            <w:right w:val="none" w:sz="0" w:space="0" w:color="auto"/>
                          </w:divBdr>
                        </w:div>
                      </w:divsChild>
                    </w:div>
                    <w:div w:id="2025935388">
                      <w:marLeft w:val="0"/>
                      <w:marRight w:val="0"/>
                      <w:marTop w:val="0"/>
                      <w:marBottom w:val="0"/>
                      <w:divBdr>
                        <w:top w:val="none" w:sz="0" w:space="0" w:color="auto"/>
                        <w:left w:val="none" w:sz="0" w:space="0" w:color="auto"/>
                        <w:bottom w:val="none" w:sz="0" w:space="0" w:color="auto"/>
                        <w:right w:val="none" w:sz="0" w:space="0" w:color="auto"/>
                      </w:divBdr>
                      <w:divsChild>
                        <w:div w:id="625232290">
                          <w:marLeft w:val="0"/>
                          <w:marRight w:val="0"/>
                          <w:marTop w:val="0"/>
                          <w:marBottom w:val="0"/>
                          <w:divBdr>
                            <w:top w:val="none" w:sz="0" w:space="0" w:color="auto"/>
                            <w:left w:val="none" w:sz="0" w:space="0" w:color="auto"/>
                            <w:bottom w:val="none" w:sz="0" w:space="0" w:color="auto"/>
                            <w:right w:val="none" w:sz="0" w:space="0" w:color="auto"/>
                          </w:divBdr>
                        </w:div>
                      </w:divsChild>
                    </w:div>
                    <w:div w:id="562446633">
                      <w:marLeft w:val="0"/>
                      <w:marRight w:val="0"/>
                      <w:marTop w:val="0"/>
                      <w:marBottom w:val="0"/>
                      <w:divBdr>
                        <w:top w:val="none" w:sz="0" w:space="0" w:color="auto"/>
                        <w:left w:val="none" w:sz="0" w:space="0" w:color="auto"/>
                        <w:bottom w:val="none" w:sz="0" w:space="0" w:color="auto"/>
                        <w:right w:val="none" w:sz="0" w:space="0" w:color="auto"/>
                      </w:divBdr>
                      <w:divsChild>
                        <w:div w:id="243029853">
                          <w:marLeft w:val="0"/>
                          <w:marRight w:val="0"/>
                          <w:marTop w:val="0"/>
                          <w:marBottom w:val="0"/>
                          <w:divBdr>
                            <w:top w:val="none" w:sz="0" w:space="0" w:color="auto"/>
                            <w:left w:val="none" w:sz="0" w:space="0" w:color="auto"/>
                            <w:bottom w:val="none" w:sz="0" w:space="0" w:color="auto"/>
                            <w:right w:val="none" w:sz="0" w:space="0" w:color="auto"/>
                          </w:divBdr>
                        </w:div>
                      </w:divsChild>
                    </w:div>
                    <w:div w:id="1715806674">
                      <w:marLeft w:val="0"/>
                      <w:marRight w:val="0"/>
                      <w:marTop w:val="0"/>
                      <w:marBottom w:val="0"/>
                      <w:divBdr>
                        <w:top w:val="none" w:sz="0" w:space="0" w:color="auto"/>
                        <w:left w:val="none" w:sz="0" w:space="0" w:color="auto"/>
                        <w:bottom w:val="none" w:sz="0" w:space="0" w:color="auto"/>
                        <w:right w:val="none" w:sz="0" w:space="0" w:color="auto"/>
                      </w:divBdr>
                      <w:divsChild>
                        <w:div w:id="1522354974">
                          <w:marLeft w:val="0"/>
                          <w:marRight w:val="0"/>
                          <w:marTop w:val="0"/>
                          <w:marBottom w:val="0"/>
                          <w:divBdr>
                            <w:top w:val="none" w:sz="0" w:space="0" w:color="auto"/>
                            <w:left w:val="none" w:sz="0" w:space="0" w:color="auto"/>
                            <w:bottom w:val="none" w:sz="0" w:space="0" w:color="auto"/>
                            <w:right w:val="none" w:sz="0" w:space="0" w:color="auto"/>
                          </w:divBdr>
                        </w:div>
                      </w:divsChild>
                    </w:div>
                    <w:div w:id="821120193">
                      <w:marLeft w:val="0"/>
                      <w:marRight w:val="0"/>
                      <w:marTop w:val="0"/>
                      <w:marBottom w:val="0"/>
                      <w:divBdr>
                        <w:top w:val="none" w:sz="0" w:space="0" w:color="auto"/>
                        <w:left w:val="none" w:sz="0" w:space="0" w:color="auto"/>
                        <w:bottom w:val="none" w:sz="0" w:space="0" w:color="auto"/>
                        <w:right w:val="none" w:sz="0" w:space="0" w:color="auto"/>
                      </w:divBdr>
                      <w:divsChild>
                        <w:div w:id="82722271">
                          <w:marLeft w:val="0"/>
                          <w:marRight w:val="0"/>
                          <w:marTop w:val="0"/>
                          <w:marBottom w:val="0"/>
                          <w:divBdr>
                            <w:top w:val="none" w:sz="0" w:space="0" w:color="auto"/>
                            <w:left w:val="none" w:sz="0" w:space="0" w:color="auto"/>
                            <w:bottom w:val="none" w:sz="0" w:space="0" w:color="auto"/>
                            <w:right w:val="none" w:sz="0" w:space="0" w:color="auto"/>
                          </w:divBdr>
                        </w:div>
                      </w:divsChild>
                    </w:div>
                    <w:div w:id="1650863023">
                      <w:marLeft w:val="0"/>
                      <w:marRight w:val="0"/>
                      <w:marTop w:val="0"/>
                      <w:marBottom w:val="0"/>
                      <w:divBdr>
                        <w:top w:val="none" w:sz="0" w:space="0" w:color="auto"/>
                        <w:left w:val="none" w:sz="0" w:space="0" w:color="auto"/>
                        <w:bottom w:val="none" w:sz="0" w:space="0" w:color="auto"/>
                        <w:right w:val="none" w:sz="0" w:space="0" w:color="auto"/>
                      </w:divBdr>
                      <w:divsChild>
                        <w:div w:id="932666517">
                          <w:marLeft w:val="0"/>
                          <w:marRight w:val="0"/>
                          <w:marTop w:val="0"/>
                          <w:marBottom w:val="0"/>
                          <w:divBdr>
                            <w:top w:val="none" w:sz="0" w:space="0" w:color="auto"/>
                            <w:left w:val="none" w:sz="0" w:space="0" w:color="auto"/>
                            <w:bottom w:val="none" w:sz="0" w:space="0" w:color="auto"/>
                            <w:right w:val="none" w:sz="0" w:space="0" w:color="auto"/>
                          </w:divBdr>
                        </w:div>
                      </w:divsChild>
                    </w:div>
                    <w:div w:id="1722170967">
                      <w:marLeft w:val="0"/>
                      <w:marRight w:val="0"/>
                      <w:marTop w:val="0"/>
                      <w:marBottom w:val="0"/>
                      <w:divBdr>
                        <w:top w:val="none" w:sz="0" w:space="0" w:color="auto"/>
                        <w:left w:val="none" w:sz="0" w:space="0" w:color="auto"/>
                        <w:bottom w:val="none" w:sz="0" w:space="0" w:color="auto"/>
                        <w:right w:val="none" w:sz="0" w:space="0" w:color="auto"/>
                      </w:divBdr>
                      <w:divsChild>
                        <w:div w:id="2051103646">
                          <w:marLeft w:val="0"/>
                          <w:marRight w:val="0"/>
                          <w:marTop w:val="0"/>
                          <w:marBottom w:val="0"/>
                          <w:divBdr>
                            <w:top w:val="none" w:sz="0" w:space="0" w:color="auto"/>
                            <w:left w:val="none" w:sz="0" w:space="0" w:color="auto"/>
                            <w:bottom w:val="none" w:sz="0" w:space="0" w:color="auto"/>
                            <w:right w:val="none" w:sz="0" w:space="0" w:color="auto"/>
                          </w:divBdr>
                        </w:div>
                      </w:divsChild>
                    </w:div>
                    <w:div w:id="108091158">
                      <w:marLeft w:val="0"/>
                      <w:marRight w:val="0"/>
                      <w:marTop w:val="0"/>
                      <w:marBottom w:val="0"/>
                      <w:divBdr>
                        <w:top w:val="none" w:sz="0" w:space="0" w:color="auto"/>
                        <w:left w:val="none" w:sz="0" w:space="0" w:color="auto"/>
                        <w:bottom w:val="none" w:sz="0" w:space="0" w:color="auto"/>
                        <w:right w:val="none" w:sz="0" w:space="0" w:color="auto"/>
                      </w:divBdr>
                      <w:divsChild>
                        <w:div w:id="639263564">
                          <w:marLeft w:val="0"/>
                          <w:marRight w:val="0"/>
                          <w:marTop w:val="0"/>
                          <w:marBottom w:val="0"/>
                          <w:divBdr>
                            <w:top w:val="none" w:sz="0" w:space="0" w:color="auto"/>
                            <w:left w:val="none" w:sz="0" w:space="0" w:color="auto"/>
                            <w:bottom w:val="none" w:sz="0" w:space="0" w:color="auto"/>
                            <w:right w:val="none" w:sz="0" w:space="0" w:color="auto"/>
                          </w:divBdr>
                        </w:div>
                      </w:divsChild>
                    </w:div>
                    <w:div w:id="836774997">
                      <w:marLeft w:val="0"/>
                      <w:marRight w:val="0"/>
                      <w:marTop w:val="0"/>
                      <w:marBottom w:val="0"/>
                      <w:divBdr>
                        <w:top w:val="none" w:sz="0" w:space="0" w:color="auto"/>
                        <w:left w:val="none" w:sz="0" w:space="0" w:color="auto"/>
                        <w:bottom w:val="none" w:sz="0" w:space="0" w:color="auto"/>
                        <w:right w:val="none" w:sz="0" w:space="0" w:color="auto"/>
                      </w:divBdr>
                      <w:divsChild>
                        <w:div w:id="254948490">
                          <w:marLeft w:val="0"/>
                          <w:marRight w:val="0"/>
                          <w:marTop w:val="0"/>
                          <w:marBottom w:val="0"/>
                          <w:divBdr>
                            <w:top w:val="none" w:sz="0" w:space="0" w:color="auto"/>
                            <w:left w:val="none" w:sz="0" w:space="0" w:color="auto"/>
                            <w:bottom w:val="none" w:sz="0" w:space="0" w:color="auto"/>
                            <w:right w:val="none" w:sz="0" w:space="0" w:color="auto"/>
                          </w:divBdr>
                        </w:div>
                      </w:divsChild>
                    </w:div>
                    <w:div w:id="1247299530">
                      <w:marLeft w:val="0"/>
                      <w:marRight w:val="0"/>
                      <w:marTop w:val="0"/>
                      <w:marBottom w:val="0"/>
                      <w:divBdr>
                        <w:top w:val="none" w:sz="0" w:space="0" w:color="auto"/>
                        <w:left w:val="none" w:sz="0" w:space="0" w:color="auto"/>
                        <w:bottom w:val="none" w:sz="0" w:space="0" w:color="auto"/>
                        <w:right w:val="none" w:sz="0" w:space="0" w:color="auto"/>
                      </w:divBdr>
                      <w:divsChild>
                        <w:div w:id="1345127840">
                          <w:marLeft w:val="0"/>
                          <w:marRight w:val="0"/>
                          <w:marTop w:val="0"/>
                          <w:marBottom w:val="0"/>
                          <w:divBdr>
                            <w:top w:val="none" w:sz="0" w:space="0" w:color="auto"/>
                            <w:left w:val="none" w:sz="0" w:space="0" w:color="auto"/>
                            <w:bottom w:val="none" w:sz="0" w:space="0" w:color="auto"/>
                            <w:right w:val="none" w:sz="0" w:space="0" w:color="auto"/>
                          </w:divBdr>
                        </w:div>
                      </w:divsChild>
                    </w:div>
                    <w:div w:id="1810051294">
                      <w:marLeft w:val="0"/>
                      <w:marRight w:val="0"/>
                      <w:marTop w:val="0"/>
                      <w:marBottom w:val="0"/>
                      <w:divBdr>
                        <w:top w:val="none" w:sz="0" w:space="0" w:color="auto"/>
                        <w:left w:val="none" w:sz="0" w:space="0" w:color="auto"/>
                        <w:bottom w:val="none" w:sz="0" w:space="0" w:color="auto"/>
                        <w:right w:val="none" w:sz="0" w:space="0" w:color="auto"/>
                      </w:divBdr>
                      <w:divsChild>
                        <w:div w:id="809173058">
                          <w:marLeft w:val="0"/>
                          <w:marRight w:val="0"/>
                          <w:marTop w:val="0"/>
                          <w:marBottom w:val="0"/>
                          <w:divBdr>
                            <w:top w:val="none" w:sz="0" w:space="0" w:color="auto"/>
                            <w:left w:val="none" w:sz="0" w:space="0" w:color="auto"/>
                            <w:bottom w:val="none" w:sz="0" w:space="0" w:color="auto"/>
                            <w:right w:val="none" w:sz="0" w:space="0" w:color="auto"/>
                          </w:divBdr>
                        </w:div>
                      </w:divsChild>
                    </w:div>
                    <w:div w:id="1612127248">
                      <w:marLeft w:val="0"/>
                      <w:marRight w:val="0"/>
                      <w:marTop w:val="0"/>
                      <w:marBottom w:val="0"/>
                      <w:divBdr>
                        <w:top w:val="none" w:sz="0" w:space="0" w:color="auto"/>
                        <w:left w:val="none" w:sz="0" w:space="0" w:color="auto"/>
                        <w:bottom w:val="none" w:sz="0" w:space="0" w:color="auto"/>
                        <w:right w:val="none" w:sz="0" w:space="0" w:color="auto"/>
                      </w:divBdr>
                      <w:divsChild>
                        <w:div w:id="1481579688">
                          <w:marLeft w:val="0"/>
                          <w:marRight w:val="0"/>
                          <w:marTop w:val="0"/>
                          <w:marBottom w:val="0"/>
                          <w:divBdr>
                            <w:top w:val="none" w:sz="0" w:space="0" w:color="auto"/>
                            <w:left w:val="none" w:sz="0" w:space="0" w:color="auto"/>
                            <w:bottom w:val="none" w:sz="0" w:space="0" w:color="auto"/>
                            <w:right w:val="none" w:sz="0" w:space="0" w:color="auto"/>
                          </w:divBdr>
                        </w:div>
                      </w:divsChild>
                    </w:div>
                    <w:div w:id="796143911">
                      <w:marLeft w:val="0"/>
                      <w:marRight w:val="0"/>
                      <w:marTop w:val="0"/>
                      <w:marBottom w:val="0"/>
                      <w:divBdr>
                        <w:top w:val="none" w:sz="0" w:space="0" w:color="auto"/>
                        <w:left w:val="none" w:sz="0" w:space="0" w:color="auto"/>
                        <w:bottom w:val="none" w:sz="0" w:space="0" w:color="auto"/>
                        <w:right w:val="none" w:sz="0" w:space="0" w:color="auto"/>
                      </w:divBdr>
                      <w:divsChild>
                        <w:div w:id="854224908">
                          <w:marLeft w:val="0"/>
                          <w:marRight w:val="0"/>
                          <w:marTop w:val="0"/>
                          <w:marBottom w:val="0"/>
                          <w:divBdr>
                            <w:top w:val="none" w:sz="0" w:space="0" w:color="auto"/>
                            <w:left w:val="none" w:sz="0" w:space="0" w:color="auto"/>
                            <w:bottom w:val="none" w:sz="0" w:space="0" w:color="auto"/>
                            <w:right w:val="none" w:sz="0" w:space="0" w:color="auto"/>
                          </w:divBdr>
                        </w:div>
                      </w:divsChild>
                    </w:div>
                    <w:div w:id="1889341475">
                      <w:marLeft w:val="0"/>
                      <w:marRight w:val="0"/>
                      <w:marTop w:val="0"/>
                      <w:marBottom w:val="0"/>
                      <w:divBdr>
                        <w:top w:val="none" w:sz="0" w:space="0" w:color="auto"/>
                        <w:left w:val="none" w:sz="0" w:space="0" w:color="auto"/>
                        <w:bottom w:val="none" w:sz="0" w:space="0" w:color="auto"/>
                        <w:right w:val="none" w:sz="0" w:space="0" w:color="auto"/>
                      </w:divBdr>
                      <w:divsChild>
                        <w:div w:id="1160392350">
                          <w:marLeft w:val="0"/>
                          <w:marRight w:val="0"/>
                          <w:marTop w:val="0"/>
                          <w:marBottom w:val="0"/>
                          <w:divBdr>
                            <w:top w:val="none" w:sz="0" w:space="0" w:color="auto"/>
                            <w:left w:val="none" w:sz="0" w:space="0" w:color="auto"/>
                            <w:bottom w:val="none" w:sz="0" w:space="0" w:color="auto"/>
                            <w:right w:val="none" w:sz="0" w:space="0" w:color="auto"/>
                          </w:divBdr>
                        </w:div>
                      </w:divsChild>
                    </w:div>
                    <w:div w:id="406461879">
                      <w:marLeft w:val="0"/>
                      <w:marRight w:val="0"/>
                      <w:marTop w:val="0"/>
                      <w:marBottom w:val="0"/>
                      <w:divBdr>
                        <w:top w:val="none" w:sz="0" w:space="0" w:color="auto"/>
                        <w:left w:val="none" w:sz="0" w:space="0" w:color="auto"/>
                        <w:bottom w:val="none" w:sz="0" w:space="0" w:color="auto"/>
                        <w:right w:val="none" w:sz="0" w:space="0" w:color="auto"/>
                      </w:divBdr>
                      <w:divsChild>
                        <w:div w:id="489365260">
                          <w:marLeft w:val="0"/>
                          <w:marRight w:val="0"/>
                          <w:marTop w:val="0"/>
                          <w:marBottom w:val="0"/>
                          <w:divBdr>
                            <w:top w:val="none" w:sz="0" w:space="0" w:color="auto"/>
                            <w:left w:val="none" w:sz="0" w:space="0" w:color="auto"/>
                            <w:bottom w:val="none" w:sz="0" w:space="0" w:color="auto"/>
                            <w:right w:val="none" w:sz="0" w:space="0" w:color="auto"/>
                          </w:divBdr>
                        </w:div>
                      </w:divsChild>
                    </w:div>
                    <w:div w:id="211773748">
                      <w:marLeft w:val="0"/>
                      <w:marRight w:val="0"/>
                      <w:marTop w:val="0"/>
                      <w:marBottom w:val="0"/>
                      <w:divBdr>
                        <w:top w:val="none" w:sz="0" w:space="0" w:color="auto"/>
                        <w:left w:val="none" w:sz="0" w:space="0" w:color="auto"/>
                        <w:bottom w:val="none" w:sz="0" w:space="0" w:color="auto"/>
                        <w:right w:val="none" w:sz="0" w:space="0" w:color="auto"/>
                      </w:divBdr>
                      <w:divsChild>
                        <w:div w:id="96875717">
                          <w:marLeft w:val="0"/>
                          <w:marRight w:val="0"/>
                          <w:marTop w:val="0"/>
                          <w:marBottom w:val="0"/>
                          <w:divBdr>
                            <w:top w:val="none" w:sz="0" w:space="0" w:color="auto"/>
                            <w:left w:val="none" w:sz="0" w:space="0" w:color="auto"/>
                            <w:bottom w:val="none" w:sz="0" w:space="0" w:color="auto"/>
                            <w:right w:val="none" w:sz="0" w:space="0" w:color="auto"/>
                          </w:divBdr>
                        </w:div>
                      </w:divsChild>
                    </w:div>
                    <w:div w:id="343019881">
                      <w:marLeft w:val="0"/>
                      <w:marRight w:val="0"/>
                      <w:marTop w:val="0"/>
                      <w:marBottom w:val="0"/>
                      <w:divBdr>
                        <w:top w:val="none" w:sz="0" w:space="0" w:color="auto"/>
                        <w:left w:val="none" w:sz="0" w:space="0" w:color="auto"/>
                        <w:bottom w:val="none" w:sz="0" w:space="0" w:color="auto"/>
                        <w:right w:val="none" w:sz="0" w:space="0" w:color="auto"/>
                      </w:divBdr>
                      <w:divsChild>
                        <w:div w:id="139270900">
                          <w:marLeft w:val="0"/>
                          <w:marRight w:val="0"/>
                          <w:marTop w:val="0"/>
                          <w:marBottom w:val="0"/>
                          <w:divBdr>
                            <w:top w:val="none" w:sz="0" w:space="0" w:color="auto"/>
                            <w:left w:val="none" w:sz="0" w:space="0" w:color="auto"/>
                            <w:bottom w:val="none" w:sz="0" w:space="0" w:color="auto"/>
                            <w:right w:val="none" w:sz="0" w:space="0" w:color="auto"/>
                          </w:divBdr>
                        </w:div>
                      </w:divsChild>
                    </w:div>
                    <w:div w:id="1371539718">
                      <w:marLeft w:val="0"/>
                      <w:marRight w:val="0"/>
                      <w:marTop w:val="0"/>
                      <w:marBottom w:val="0"/>
                      <w:divBdr>
                        <w:top w:val="none" w:sz="0" w:space="0" w:color="auto"/>
                        <w:left w:val="none" w:sz="0" w:space="0" w:color="auto"/>
                        <w:bottom w:val="none" w:sz="0" w:space="0" w:color="auto"/>
                        <w:right w:val="none" w:sz="0" w:space="0" w:color="auto"/>
                      </w:divBdr>
                      <w:divsChild>
                        <w:div w:id="1890605711">
                          <w:marLeft w:val="0"/>
                          <w:marRight w:val="0"/>
                          <w:marTop w:val="0"/>
                          <w:marBottom w:val="0"/>
                          <w:divBdr>
                            <w:top w:val="none" w:sz="0" w:space="0" w:color="auto"/>
                            <w:left w:val="none" w:sz="0" w:space="0" w:color="auto"/>
                            <w:bottom w:val="none" w:sz="0" w:space="0" w:color="auto"/>
                            <w:right w:val="none" w:sz="0" w:space="0" w:color="auto"/>
                          </w:divBdr>
                        </w:div>
                      </w:divsChild>
                    </w:div>
                    <w:div w:id="1952122141">
                      <w:marLeft w:val="0"/>
                      <w:marRight w:val="0"/>
                      <w:marTop w:val="0"/>
                      <w:marBottom w:val="0"/>
                      <w:divBdr>
                        <w:top w:val="none" w:sz="0" w:space="0" w:color="auto"/>
                        <w:left w:val="none" w:sz="0" w:space="0" w:color="auto"/>
                        <w:bottom w:val="none" w:sz="0" w:space="0" w:color="auto"/>
                        <w:right w:val="none" w:sz="0" w:space="0" w:color="auto"/>
                      </w:divBdr>
                      <w:divsChild>
                        <w:div w:id="1018429723">
                          <w:marLeft w:val="0"/>
                          <w:marRight w:val="0"/>
                          <w:marTop w:val="0"/>
                          <w:marBottom w:val="0"/>
                          <w:divBdr>
                            <w:top w:val="none" w:sz="0" w:space="0" w:color="auto"/>
                            <w:left w:val="none" w:sz="0" w:space="0" w:color="auto"/>
                            <w:bottom w:val="none" w:sz="0" w:space="0" w:color="auto"/>
                            <w:right w:val="none" w:sz="0" w:space="0" w:color="auto"/>
                          </w:divBdr>
                        </w:div>
                      </w:divsChild>
                    </w:div>
                    <w:div w:id="590429479">
                      <w:marLeft w:val="0"/>
                      <w:marRight w:val="0"/>
                      <w:marTop w:val="0"/>
                      <w:marBottom w:val="0"/>
                      <w:divBdr>
                        <w:top w:val="none" w:sz="0" w:space="0" w:color="auto"/>
                        <w:left w:val="none" w:sz="0" w:space="0" w:color="auto"/>
                        <w:bottom w:val="none" w:sz="0" w:space="0" w:color="auto"/>
                        <w:right w:val="none" w:sz="0" w:space="0" w:color="auto"/>
                      </w:divBdr>
                      <w:divsChild>
                        <w:div w:id="1159271920">
                          <w:marLeft w:val="0"/>
                          <w:marRight w:val="0"/>
                          <w:marTop w:val="0"/>
                          <w:marBottom w:val="0"/>
                          <w:divBdr>
                            <w:top w:val="none" w:sz="0" w:space="0" w:color="auto"/>
                            <w:left w:val="none" w:sz="0" w:space="0" w:color="auto"/>
                            <w:bottom w:val="none" w:sz="0" w:space="0" w:color="auto"/>
                            <w:right w:val="none" w:sz="0" w:space="0" w:color="auto"/>
                          </w:divBdr>
                        </w:div>
                      </w:divsChild>
                    </w:div>
                    <w:div w:id="494997916">
                      <w:marLeft w:val="0"/>
                      <w:marRight w:val="0"/>
                      <w:marTop w:val="0"/>
                      <w:marBottom w:val="0"/>
                      <w:divBdr>
                        <w:top w:val="none" w:sz="0" w:space="0" w:color="auto"/>
                        <w:left w:val="none" w:sz="0" w:space="0" w:color="auto"/>
                        <w:bottom w:val="none" w:sz="0" w:space="0" w:color="auto"/>
                        <w:right w:val="none" w:sz="0" w:space="0" w:color="auto"/>
                      </w:divBdr>
                      <w:divsChild>
                        <w:div w:id="398291163">
                          <w:marLeft w:val="0"/>
                          <w:marRight w:val="0"/>
                          <w:marTop w:val="0"/>
                          <w:marBottom w:val="0"/>
                          <w:divBdr>
                            <w:top w:val="none" w:sz="0" w:space="0" w:color="auto"/>
                            <w:left w:val="none" w:sz="0" w:space="0" w:color="auto"/>
                            <w:bottom w:val="none" w:sz="0" w:space="0" w:color="auto"/>
                            <w:right w:val="none" w:sz="0" w:space="0" w:color="auto"/>
                          </w:divBdr>
                        </w:div>
                      </w:divsChild>
                    </w:div>
                    <w:div w:id="1605844524">
                      <w:marLeft w:val="0"/>
                      <w:marRight w:val="0"/>
                      <w:marTop w:val="0"/>
                      <w:marBottom w:val="0"/>
                      <w:divBdr>
                        <w:top w:val="none" w:sz="0" w:space="0" w:color="auto"/>
                        <w:left w:val="none" w:sz="0" w:space="0" w:color="auto"/>
                        <w:bottom w:val="none" w:sz="0" w:space="0" w:color="auto"/>
                        <w:right w:val="none" w:sz="0" w:space="0" w:color="auto"/>
                      </w:divBdr>
                      <w:divsChild>
                        <w:div w:id="360935484">
                          <w:marLeft w:val="0"/>
                          <w:marRight w:val="0"/>
                          <w:marTop w:val="0"/>
                          <w:marBottom w:val="0"/>
                          <w:divBdr>
                            <w:top w:val="none" w:sz="0" w:space="0" w:color="auto"/>
                            <w:left w:val="none" w:sz="0" w:space="0" w:color="auto"/>
                            <w:bottom w:val="none" w:sz="0" w:space="0" w:color="auto"/>
                            <w:right w:val="none" w:sz="0" w:space="0" w:color="auto"/>
                          </w:divBdr>
                        </w:div>
                      </w:divsChild>
                    </w:div>
                    <w:div w:id="2014992977">
                      <w:marLeft w:val="0"/>
                      <w:marRight w:val="0"/>
                      <w:marTop w:val="0"/>
                      <w:marBottom w:val="0"/>
                      <w:divBdr>
                        <w:top w:val="none" w:sz="0" w:space="0" w:color="auto"/>
                        <w:left w:val="none" w:sz="0" w:space="0" w:color="auto"/>
                        <w:bottom w:val="none" w:sz="0" w:space="0" w:color="auto"/>
                        <w:right w:val="none" w:sz="0" w:space="0" w:color="auto"/>
                      </w:divBdr>
                      <w:divsChild>
                        <w:div w:id="1239054644">
                          <w:marLeft w:val="0"/>
                          <w:marRight w:val="0"/>
                          <w:marTop w:val="0"/>
                          <w:marBottom w:val="0"/>
                          <w:divBdr>
                            <w:top w:val="none" w:sz="0" w:space="0" w:color="auto"/>
                            <w:left w:val="none" w:sz="0" w:space="0" w:color="auto"/>
                            <w:bottom w:val="none" w:sz="0" w:space="0" w:color="auto"/>
                            <w:right w:val="none" w:sz="0" w:space="0" w:color="auto"/>
                          </w:divBdr>
                        </w:div>
                      </w:divsChild>
                    </w:div>
                    <w:div w:id="1549872464">
                      <w:marLeft w:val="0"/>
                      <w:marRight w:val="0"/>
                      <w:marTop w:val="0"/>
                      <w:marBottom w:val="0"/>
                      <w:divBdr>
                        <w:top w:val="none" w:sz="0" w:space="0" w:color="auto"/>
                        <w:left w:val="none" w:sz="0" w:space="0" w:color="auto"/>
                        <w:bottom w:val="none" w:sz="0" w:space="0" w:color="auto"/>
                        <w:right w:val="none" w:sz="0" w:space="0" w:color="auto"/>
                      </w:divBdr>
                      <w:divsChild>
                        <w:div w:id="43021322">
                          <w:marLeft w:val="0"/>
                          <w:marRight w:val="0"/>
                          <w:marTop w:val="0"/>
                          <w:marBottom w:val="0"/>
                          <w:divBdr>
                            <w:top w:val="none" w:sz="0" w:space="0" w:color="auto"/>
                            <w:left w:val="none" w:sz="0" w:space="0" w:color="auto"/>
                            <w:bottom w:val="none" w:sz="0" w:space="0" w:color="auto"/>
                            <w:right w:val="none" w:sz="0" w:space="0" w:color="auto"/>
                          </w:divBdr>
                        </w:div>
                      </w:divsChild>
                    </w:div>
                    <w:div w:id="709912289">
                      <w:marLeft w:val="0"/>
                      <w:marRight w:val="0"/>
                      <w:marTop w:val="0"/>
                      <w:marBottom w:val="0"/>
                      <w:divBdr>
                        <w:top w:val="none" w:sz="0" w:space="0" w:color="auto"/>
                        <w:left w:val="none" w:sz="0" w:space="0" w:color="auto"/>
                        <w:bottom w:val="none" w:sz="0" w:space="0" w:color="auto"/>
                        <w:right w:val="none" w:sz="0" w:space="0" w:color="auto"/>
                      </w:divBdr>
                      <w:divsChild>
                        <w:div w:id="1981687708">
                          <w:marLeft w:val="0"/>
                          <w:marRight w:val="0"/>
                          <w:marTop w:val="0"/>
                          <w:marBottom w:val="0"/>
                          <w:divBdr>
                            <w:top w:val="none" w:sz="0" w:space="0" w:color="auto"/>
                            <w:left w:val="none" w:sz="0" w:space="0" w:color="auto"/>
                            <w:bottom w:val="none" w:sz="0" w:space="0" w:color="auto"/>
                            <w:right w:val="none" w:sz="0" w:space="0" w:color="auto"/>
                          </w:divBdr>
                        </w:div>
                      </w:divsChild>
                    </w:div>
                    <w:div w:id="1641349376">
                      <w:marLeft w:val="0"/>
                      <w:marRight w:val="0"/>
                      <w:marTop w:val="0"/>
                      <w:marBottom w:val="0"/>
                      <w:divBdr>
                        <w:top w:val="none" w:sz="0" w:space="0" w:color="auto"/>
                        <w:left w:val="none" w:sz="0" w:space="0" w:color="auto"/>
                        <w:bottom w:val="none" w:sz="0" w:space="0" w:color="auto"/>
                        <w:right w:val="none" w:sz="0" w:space="0" w:color="auto"/>
                      </w:divBdr>
                      <w:divsChild>
                        <w:div w:id="1687370278">
                          <w:marLeft w:val="0"/>
                          <w:marRight w:val="0"/>
                          <w:marTop w:val="0"/>
                          <w:marBottom w:val="0"/>
                          <w:divBdr>
                            <w:top w:val="none" w:sz="0" w:space="0" w:color="auto"/>
                            <w:left w:val="none" w:sz="0" w:space="0" w:color="auto"/>
                            <w:bottom w:val="none" w:sz="0" w:space="0" w:color="auto"/>
                            <w:right w:val="none" w:sz="0" w:space="0" w:color="auto"/>
                          </w:divBdr>
                        </w:div>
                      </w:divsChild>
                    </w:div>
                    <w:div w:id="1838766681">
                      <w:marLeft w:val="0"/>
                      <w:marRight w:val="0"/>
                      <w:marTop w:val="0"/>
                      <w:marBottom w:val="0"/>
                      <w:divBdr>
                        <w:top w:val="none" w:sz="0" w:space="0" w:color="auto"/>
                        <w:left w:val="none" w:sz="0" w:space="0" w:color="auto"/>
                        <w:bottom w:val="none" w:sz="0" w:space="0" w:color="auto"/>
                        <w:right w:val="none" w:sz="0" w:space="0" w:color="auto"/>
                      </w:divBdr>
                      <w:divsChild>
                        <w:div w:id="1617903710">
                          <w:marLeft w:val="0"/>
                          <w:marRight w:val="0"/>
                          <w:marTop w:val="0"/>
                          <w:marBottom w:val="0"/>
                          <w:divBdr>
                            <w:top w:val="none" w:sz="0" w:space="0" w:color="auto"/>
                            <w:left w:val="none" w:sz="0" w:space="0" w:color="auto"/>
                            <w:bottom w:val="none" w:sz="0" w:space="0" w:color="auto"/>
                            <w:right w:val="none" w:sz="0" w:space="0" w:color="auto"/>
                          </w:divBdr>
                        </w:div>
                      </w:divsChild>
                    </w:div>
                    <w:div w:id="2091921637">
                      <w:marLeft w:val="0"/>
                      <w:marRight w:val="0"/>
                      <w:marTop w:val="0"/>
                      <w:marBottom w:val="0"/>
                      <w:divBdr>
                        <w:top w:val="none" w:sz="0" w:space="0" w:color="auto"/>
                        <w:left w:val="none" w:sz="0" w:space="0" w:color="auto"/>
                        <w:bottom w:val="none" w:sz="0" w:space="0" w:color="auto"/>
                        <w:right w:val="none" w:sz="0" w:space="0" w:color="auto"/>
                      </w:divBdr>
                      <w:divsChild>
                        <w:div w:id="950016639">
                          <w:marLeft w:val="0"/>
                          <w:marRight w:val="0"/>
                          <w:marTop w:val="0"/>
                          <w:marBottom w:val="0"/>
                          <w:divBdr>
                            <w:top w:val="none" w:sz="0" w:space="0" w:color="auto"/>
                            <w:left w:val="none" w:sz="0" w:space="0" w:color="auto"/>
                            <w:bottom w:val="none" w:sz="0" w:space="0" w:color="auto"/>
                            <w:right w:val="none" w:sz="0" w:space="0" w:color="auto"/>
                          </w:divBdr>
                        </w:div>
                      </w:divsChild>
                    </w:div>
                    <w:div w:id="573665619">
                      <w:marLeft w:val="0"/>
                      <w:marRight w:val="0"/>
                      <w:marTop w:val="0"/>
                      <w:marBottom w:val="0"/>
                      <w:divBdr>
                        <w:top w:val="none" w:sz="0" w:space="0" w:color="auto"/>
                        <w:left w:val="none" w:sz="0" w:space="0" w:color="auto"/>
                        <w:bottom w:val="none" w:sz="0" w:space="0" w:color="auto"/>
                        <w:right w:val="none" w:sz="0" w:space="0" w:color="auto"/>
                      </w:divBdr>
                      <w:divsChild>
                        <w:div w:id="1335257186">
                          <w:marLeft w:val="0"/>
                          <w:marRight w:val="0"/>
                          <w:marTop w:val="0"/>
                          <w:marBottom w:val="0"/>
                          <w:divBdr>
                            <w:top w:val="none" w:sz="0" w:space="0" w:color="auto"/>
                            <w:left w:val="none" w:sz="0" w:space="0" w:color="auto"/>
                            <w:bottom w:val="none" w:sz="0" w:space="0" w:color="auto"/>
                            <w:right w:val="none" w:sz="0" w:space="0" w:color="auto"/>
                          </w:divBdr>
                        </w:div>
                      </w:divsChild>
                    </w:div>
                    <w:div w:id="1655060970">
                      <w:marLeft w:val="0"/>
                      <w:marRight w:val="0"/>
                      <w:marTop w:val="0"/>
                      <w:marBottom w:val="0"/>
                      <w:divBdr>
                        <w:top w:val="none" w:sz="0" w:space="0" w:color="auto"/>
                        <w:left w:val="none" w:sz="0" w:space="0" w:color="auto"/>
                        <w:bottom w:val="none" w:sz="0" w:space="0" w:color="auto"/>
                        <w:right w:val="none" w:sz="0" w:space="0" w:color="auto"/>
                      </w:divBdr>
                      <w:divsChild>
                        <w:div w:id="864562992">
                          <w:marLeft w:val="0"/>
                          <w:marRight w:val="0"/>
                          <w:marTop w:val="0"/>
                          <w:marBottom w:val="0"/>
                          <w:divBdr>
                            <w:top w:val="none" w:sz="0" w:space="0" w:color="auto"/>
                            <w:left w:val="none" w:sz="0" w:space="0" w:color="auto"/>
                            <w:bottom w:val="none" w:sz="0" w:space="0" w:color="auto"/>
                            <w:right w:val="none" w:sz="0" w:space="0" w:color="auto"/>
                          </w:divBdr>
                        </w:div>
                      </w:divsChild>
                    </w:div>
                    <w:div w:id="685786639">
                      <w:marLeft w:val="0"/>
                      <w:marRight w:val="0"/>
                      <w:marTop w:val="0"/>
                      <w:marBottom w:val="0"/>
                      <w:divBdr>
                        <w:top w:val="none" w:sz="0" w:space="0" w:color="auto"/>
                        <w:left w:val="none" w:sz="0" w:space="0" w:color="auto"/>
                        <w:bottom w:val="none" w:sz="0" w:space="0" w:color="auto"/>
                        <w:right w:val="none" w:sz="0" w:space="0" w:color="auto"/>
                      </w:divBdr>
                      <w:divsChild>
                        <w:div w:id="1797483358">
                          <w:marLeft w:val="0"/>
                          <w:marRight w:val="0"/>
                          <w:marTop w:val="0"/>
                          <w:marBottom w:val="0"/>
                          <w:divBdr>
                            <w:top w:val="none" w:sz="0" w:space="0" w:color="auto"/>
                            <w:left w:val="none" w:sz="0" w:space="0" w:color="auto"/>
                            <w:bottom w:val="none" w:sz="0" w:space="0" w:color="auto"/>
                            <w:right w:val="none" w:sz="0" w:space="0" w:color="auto"/>
                          </w:divBdr>
                        </w:div>
                      </w:divsChild>
                    </w:div>
                    <w:div w:id="1198858680">
                      <w:marLeft w:val="0"/>
                      <w:marRight w:val="0"/>
                      <w:marTop w:val="0"/>
                      <w:marBottom w:val="0"/>
                      <w:divBdr>
                        <w:top w:val="none" w:sz="0" w:space="0" w:color="auto"/>
                        <w:left w:val="none" w:sz="0" w:space="0" w:color="auto"/>
                        <w:bottom w:val="none" w:sz="0" w:space="0" w:color="auto"/>
                        <w:right w:val="none" w:sz="0" w:space="0" w:color="auto"/>
                      </w:divBdr>
                      <w:divsChild>
                        <w:div w:id="1028028943">
                          <w:marLeft w:val="0"/>
                          <w:marRight w:val="0"/>
                          <w:marTop w:val="0"/>
                          <w:marBottom w:val="0"/>
                          <w:divBdr>
                            <w:top w:val="none" w:sz="0" w:space="0" w:color="auto"/>
                            <w:left w:val="none" w:sz="0" w:space="0" w:color="auto"/>
                            <w:bottom w:val="none" w:sz="0" w:space="0" w:color="auto"/>
                            <w:right w:val="none" w:sz="0" w:space="0" w:color="auto"/>
                          </w:divBdr>
                        </w:div>
                      </w:divsChild>
                    </w:div>
                    <w:div w:id="1418360967">
                      <w:marLeft w:val="0"/>
                      <w:marRight w:val="0"/>
                      <w:marTop w:val="0"/>
                      <w:marBottom w:val="0"/>
                      <w:divBdr>
                        <w:top w:val="none" w:sz="0" w:space="0" w:color="auto"/>
                        <w:left w:val="none" w:sz="0" w:space="0" w:color="auto"/>
                        <w:bottom w:val="none" w:sz="0" w:space="0" w:color="auto"/>
                        <w:right w:val="none" w:sz="0" w:space="0" w:color="auto"/>
                      </w:divBdr>
                      <w:divsChild>
                        <w:div w:id="779026804">
                          <w:marLeft w:val="0"/>
                          <w:marRight w:val="0"/>
                          <w:marTop w:val="0"/>
                          <w:marBottom w:val="0"/>
                          <w:divBdr>
                            <w:top w:val="none" w:sz="0" w:space="0" w:color="auto"/>
                            <w:left w:val="none" w:sz="0" w:space="0" w:color="auto"/>
                            <w:bottom w:val="none" w:sz="0" w:space="0" w:color="auto"/>
                            <w:right w:val="none" w:sz="0" w:space="0" w:color="auto"/>
                          </w:divBdr>
                        </w:div>
                      </w:divsChild>
                    </w:div>
                    <w:div w:id="554975572">
                      <w:marLeft w:val="0"/>
                      <w:marRight w:val="0"/>
                      <w:marTop w:val="0"/>
                      <w:marBottom w:val="0"/>
                      <w:divBdr>
                        <w:top w:val="none" w:sz="0" w:space="0" w:color="auto"/>
                        <w:left w:val="none" w:sz="0" w:space="0" w:color="auto"/>
                        <w:bottom w:val="none" w:sz="0" w:space="0" w:color="auto"/>
                        <w:right w:val="none" w:sz="0" w:space="0" w:color="auto"/>
                      </w:divBdr>
                      <w:divsChild>
                        <w:div w:id="55474135">
                          <w:marLeft w:val="0"/>
                          <w:marRight w:val="0"/>
                          <w:marTop w:val="0"/>
                          <w:marBottom w:val="0"/>
                          <w:divBdr>
                            <w:top w:val="none" w:sz="0" w:space="0" w:color="auto"/>
                            <w:left w:val="none" w:sz="0" w:space="0" w:color="auto"/>
                            <w:bottom w:val="none" w:sz="0" w:space="0" w:color="auto"/>
                            <w:right w:val="none" w:sz="0" w:space="0" w:color="auto"/>
                          </w:divBdr>
                        </w:div>
                      </w:divsChild>
                    </w:div>
                    <w:div w:id="937056376">
                      <w:marLeft w:val="0"/>
                      <w:marRight w:val="0"/>
                      <w:marTop w:val="0"/>
                      <w:marBottom w:val="0"/>
                      <w:divBdr>
                        <w:top w:val="none" w:sz="0" w:space="0" w:color="auto"/>
                        <w:left w:val="none" w:sz="0" w:space="0" w:color="auto"/>
                        <w:bottom w:val="none" w:sz="0" w:space="0" w:color="auto"/>
                        <w:right w:val="none" w:sz="0" w:space="0" w:color="auto"/>
                      </w:divBdr>
                      <w:divsChild>
                        <w:div w:id="1457481460">
                          <w:marLeft w:val="0"/>
                          <w:marRight w:val="0"/>
                          <w:marTop w:val="0"/>
                          <w:marBottom w:val="0"/>
                          <w:divBdr>
                            <w:top w:val="none" w:sz="0" w:space="0" w:color="auto"/>
                            <w:left w:val="none" w:sz="0" w:space="0" w:color="auto"/>
                            <w:bottom w:val="none" w:sz="0" w:space="0" w:color="auto"/>
                            <w:right w:val="none" w:sz="0" w:space="0" w:color="auto"/>
                          </w:divBdr>
                        </w:div>
                      </w:divsChild>
                    </w:div>
                    <w:div w:id="1933511407">
                      <w:marLeft w:val="0"/>
                      <w:marRight w:val="0"/>
                      <w:marTop w:val="0"/>
                      <w:marBottom w:val="0"/>
                      <w:divBdr>
                        <w:top w:val="none" w:sz="0" w:space="0" w:color="auto"/>
                        <w:left w:val="none" w:sz="0" w:space="0" w:color="auto"/>
                        <w:bottom w:val="none" w:sz="0" w:space="0" w:color="auto"/>
                        <w:right w:val="none" w:sz="0" w:space="0" w:color="auto"/>
                      </w:divBdr>
                      <w:divsChild>
                        <w:div w:id="655496263">
                          <w:marLeft w:val="0"/>
                          <w:marRight w:val="0"/>
                          <w:marTop w:val="0"/>
                          <w:marBottom w:val="0"/>
                          <w:divBdr>
                            <w:top w:val="none" w:sz="0" w:space="0" w:color="auto"/>
                            <w:left w:val="none" w:sz="0" w:space="0" w:color="auto"/>
                            <w:bottom w:val="none" w:sz="0" w:space="0" w:color="auto"/>
                            <w:right w:val="none" w:sz="0" w:space="0" w:color="auto"/>
                          </w:divBdr>
                        </w:div>
                      </w:divsChild>
                    </w:div>
                    <w:div w:id="484709283">
                      <w:marLeft w:val="0"/>
                      <w:marRight w:val="0"/>
                      <w:marTop w:val="0"/>
                      <w:marBottom w:val="0"/>
                      <w:divBdr>
                        <w:top w:val="none" w:sz="0" w:space="0" w:color="auto"/>
                        <w:left w:val="none" w:sz="0" w:space="0" w:color="auto"/>
                        <w:bottom w:val="none" w:sz="0" w:space="0" w:color="auto"/>
                        <w:right w:val="none" w:sz="0" w:space="0" w:color="auto"/>
                      </w:divBdr>
                      <w:divsChild>
                        <w:div w:id="2134253000">
                          <w:marLeft w:val="0"/>
                          <w:marRight w:val="0"/>
                          <w:marTop w:val="0"/>
                          <w:marBottom w:val="0"/>
                          <w:divBdr>
                            <w:top w:val="none" w:sz="0" w:space="0" w:color="auto"/>
                            <w:left w:val="none" w:sz="0" w:space="0" w:color="auto"/>
                            <w:bottom w:val="none" w:sz="0" w:space="0" w:color="auto"/>
                            <w:right w:val="none" w:sz="0" w:space="0" w:color="auto"/>
                          </w:divBdr>
                        </w:div>
                      </w:divsChild>
                    </w:div>
                    <w:div w:id="1564636524">
                      <w:marLeft w:val="0"/>
                      <w:marRight w:val="0"/>
                      <w:marTop w:val="0"/>
                      <w:marBottom w:val="0"/>
                      <w:divBdr>
                        <w:top w:val="none" w:sz="0" w:space="0" w:color="auto"/>
                        <w:left w:val="none" w:sz="0" w:space="0" w:color="auto"/>
                        <w:bottom w:val="none" w:sz="0" w:space="0" w:color="auto"/>
                        <w:right w:val="none" w:sz="0" w:space="0" w:color="auto"/>
                      </w:divBdr>
                      <w:divsChild>
                        <w:div w:id="1848861932">
                          <w:marLeft w:val="0"/>
                          <w:marRight w:val="0"/>
                          <w:marTop w:val="0"/>
                          <w:marBottom w:val="0"/>
                          <w:divBdr>
                            <w:top w:val="none" w:sz="0" w:space="0" w:color="auto"/>
                            <w:left w:val="none" w:sz="0" w:space="0" w:color="auto"/>
                            <w:bottom w:val="none" w:sz="0" w:space="0" w:color="auto"/>
                            <w:right w:val="none" w:sz="0" w:space="0" w:color="auto"/>
                          </w:divBdr>
                        </w:div>
                      </w:divsChild>
                    </w:div>
                    <w:div w:id="1941600644">
                      <w:marLeft w:val="0"/>
                      <w:marRight w:val="0"/>
                      <w:marTop w:val="0"/>
                      <w:marBottom w:val="0"/>
                      <w:divBdr>
                        <w:top w:val="none" w:sz="0" w:space="0" w:color="auto"/>
                        <w:left w:val="none" w:sz="0" w:space="0" w:color="auto"/>
                        <w:bottom w:val="none" w:sz="0" w:space="0" w:color="auto"/>
                        <w:right w:val="none" w:sz="0" w:space="0" w:color="auto"/>
                      </w:divBdr>
                      <w:divsChild>
                        <w:div w:id="1615863419">
                          <w:marLeft w:val="0"/>
                          <w:marRight w:val="0"/>
                          <w:marTop w:val="0"/>
                          <w:marBottom w:val="0"/>
                          <w:divBdr>
                            <w:top w:val="none" w:sz="0" w:space="0" w:color="auto"/>
                            <w:left w:val="none" w:sz="0" w:space="0" w:color="auto"/>
                            <w:bottom w:val="none" w:sz="0" w:space="0" w:color="auto"/>
                            <w:right w:val="none" w:sz="0" w:space="0" w:color="auto"/>
                          </w:divBdr>
                        </w:div>
                      </w:divsChild>
                    </w:div>
                    <w:div w:id="604656151">
                      <w:marLeft w:val="0"/>
                      <w:marRight w:val="0"/>
                      <w:marTop w:val="0"/>
                      <w:marBottom w:val="0"/>
                      <w:divBdr>
                        <w:top w:val="none" w:sz="0" w:space="0" w:color="auto"/>
                        <w:left w:val="none" w:sz="0" w:space="0" w:color="auto"/>
                        <w:bottom w:val="none" w:sz="0" w:space="0" w:color="auto"/>
                        <w:right w:val="none" w:sz="0" w:space="0" w:color="auto"/>
                      </w:divBdr>
                      <w:divsChild>
                        <w:div w:id="1801991466">
                          <w:marLeft w:val="0"/>
                          <w:marRight w:val="0"/>
                          <w:marTop w:val="0"/>
                          <w:marBottom w:val="0"/>
                          <w:divBdr>
                            <w:top w:val="none" w:sz="0" w:space="0" w:color="auto"/>
                            <w:left w:val="none" w:sz="0" w:space="0" w:color="auto"/>
                            <w:bottom w:val="none" w:sz="0" w:space="0" w:color="auto"/>
                            <w:right w:val="none" w:sz="0" w:space="0" w:color="auto"/>
                          </w:divBdr>
                        </w:div>
                      </w:divsChild>
                    </w:div>
                    <w:div w:id="436751990">
                      <w:marLeft w:val="0"/>
                      <w:marRight w:val="0"/>
                      <w:marTop w:val="0"/>
                      <w:marBottom w:val="0"/>
                      <w:divBdr>
                        <w:top w:val="none" w:sz="0" w:space="0" w:color="auto"/>
                        <w:left w:val="none" w:sz="0" w:space="0" w:color="auto"/>
                        <w:bottom w:val="none" w:sz="0" w:space="0" w:color="auto"/>
                        <w:right w:val="none" w:sz="0" w:space="0" w:color="auto"/>
                      </w:divBdr>
                      <w:divsChild>
                        <w:div w:id="1259143529">
                          <w:marLeft w:val="0"/>
                          <w:marRight w:val="0"/>
                          <w:marTop w:val="0"/>
                          <w:marBottom w:val="0"/>
                          <w:divBdr>
                            <w:top w:val="none" w:sz="0" w:space="0" w:color="auto"/>
                            <w:left w:val="none" w:sz="0" w:space="0" w:color="auto"/>
                            <w:bottom w:val="none" w:sz="0" w:space="0" w:color="auto"/>
                            <w:right w:val="none" w:sz="0" w:space="0" w:color="auto"/>
                          </w:divBdr>
                        </w:div>
                      </w:divsChild>
                    </w:div>
                    <w:div w:id="560554436">
                      <w:marLeft w:val="0"/>
                      <w:marRight w:val="0"/>
                      <w:marTop w:val="0"/>
                      <w:marBottom w:val="0"/>
                      <w:divBdr>
                        <w:top w:val="none" w:sz="0" w:space="0" w:color="auto"/>
                        <w:left w:val="none" w:sz="0" w:space="0" w:color="auto"/>
                        <w:bottom w:val="none" w:sz="0" w:space="0" w:color="auto"/>
                        <w:right w:val="none" w:sz="0" w:space="0" w:color="auto"/>
                      </w:divBdr>
                      <w:divsChild>
                        <w:div w:id="649331536">
                          <w:marLeft w:val="0"/>
                          <w:marRight w:val="0"/>
                          <w:marTop w:val="0"/>
                          <w:marBottom w:val="0"/>
                          <w:divBdr>
                            <w:top w:val="none" w:sz="0" w:space="0" w:color="auto"/>
                            <w:left w:val="none" w:sz="0" w:space="0" w:color="auto"/>
                            <w:bottom w:val="none" w:sz="0" w:space="0" w:color="auto"/>
                            <w:right w:val="none" w:sz="0" w:space="0" w:color="auto"/>
                          </w:divBdr>
                        </w:div>
                      </w:divsChild>
                    </w:div>
                    <w:div w:id="1931309706">
                      <w:marLeft w:val="0"/>
                      <w:marRight w:val="0"/>
                      <w:marTop w:val="0"/>
                      <w:marBottom w:val="0"/>
                      <w:divBdr>
                        <w:top w:val="none" w:sz="0" w:space="0" w:color="auto"/>
                        <w:left w:val="none" w:sz="0" w:space="0" w:color="auto"/>
                        <w:bottom w:val="none" w:sz="0" w:space="0" w:color="auto"/>
                        <w:right w:val="none" w:sz="0" w:space="0" w:color="auto"/>
                      </w:divBdr>
                      <w:divsChild>
                        <w:div w:id="1116100674">
                          <w:marLeft w:val="0"/>
                          <w:marRight w:val="0"/>
                          <w:marTop w:val="0"/>
                          <w:marBottom w:val="0"/>
                          <w:divBdr>
                            <w:top w:val="none" w:sz="0" w:space="0" w:color="auto"/>
                            <w:left w:val="none" w:sz="0" w:space="0" w:color="auto"/>
                            <w:bottom w:val="none" w:sz="0" w:space="0" w:color="auto"/>
                            <w:right w:val="none" w:sz="0" w:space="0" w:color="auto"/>
                          </w:divBdr>
                        </w:div>
                      </w:divsChild>
                    </w:div>
                    <w:div w:id="1473477146">
                      <w:marLeft w:val="0"/>
                      <w:marRight w:val="0"/>
                      <w:marTop w:val="0"/>
                      <w:marBottom w:val="0"/>
                      <w:divBdr>
                        <w:top w:val="none" w:sz="0" w:space="0" w:color="auto"/>
                        <w:left w:val="none" w:sz="0" w:space="0" w:color="auto"/>
                        <w:bottom w:val="none" w:sz="0" w:space="0" w:color="auto"/>
                        <w:right w:val="none" w:sz="0" w:space="0" w:color="auto"/>
                      </w:divBdr>
                      <w:divsChild>
                        <w:div w:id="966664350">
                          <w:marLeft w:val="0"/>
                          <w:marRight w:val="0"/>
                          <w:marTop w:val="0"/>
                          <w:marBottom w:val="0"/>
                          <w:divBdr>
                            <w:top w:val="none" w:sz="0" w:space="0" w:color="auto"/>
                            <w:left w:val="none" w:sz="0" w:space="0" w:color="auto"/>
                            <w:bottom w:val="none" w:sz="0" w:space="0" w:color="auto"/>
                            <w:right w:val="none" w:sz="0" w:space="0" w:color="auto"/>
                          </w:divBdr>
                        </w:div>
                      </w:divsChild>
                    </w:div>
                    <w:div w:id="772747299">
                      <w:marLeft w:val="0"/>
                      <w:marRight w:val="0"/>
                      <w:marTop w:val="0"/>
                      <w:marBottom w:val="0"/>
                      <w:divBdr>
                        <w:top w:val="none" w:sz="0" w:space="0" w:color="auto"/>
                        <w:left w:val="none" w:sz="0" w:space="0" w:color="auto"/>
                        <w:bottom w:val="none" w:sz="0" w:space="0" w:color="auto"/>
                        <w:right w:val="none" w:sz="0" w:space="0" w:color="auto"/>
                      </w:divBdr>
                      <w:divsChild>
                        <w:div w:id="1474983091">
                          <w:marLeft w:val="0"/>
                          <w:marRight w:val="0"/>
                          <w:marTop w:val="0"/>
                          <w:marBottom w:val="0"/>
                          <w:divBdr>
                            <w:top w:val="none" w:sz="0" w:space="0" w:color="auto"/>
                            <w:left w:val="none" w:sz="0" w:space="0" w:color="auto"/>
                            <w:bottom w:val="none" w:sz="0" w:space="0" w:color="auto"/>
                            <w:right w:val="none" w:sz="0" w:space="0" w:color="auto"/>
                          </w:divBdr>
                        </w:div>
                      </w:divsChild>
                    </w:div>
                    <w:div w:id="1177772017">
                      <w:marLeft w:val="0"/>
                      <w:marRight w:val="0"/>
                      <w:marTop w:val="0"/>
                      <w:marBottom w:val="0"/>
                      <w:divBdr>
                        <w:top w:val="none" w:sz="0" w:space="0" w:color="auto"/>
                        <w:left w:val="none" w:sz="0" w:space="0" w:color="auto"/>
                        <w:bottom w:val="none" w:sz="0" w:space="0" w:color="auto"/>
                        <w:right w:val="none" w:sz="0" w:space="0" w:color="auto"/>
                      </w:divBdr>
                      <w:divsChild>
                        <w:div w:id="922645591">
                          <w:marLeft w:val="0"/>
                          <w:marRight w:val="0"/>
                          <w:marTop w:val="0"/>
                          <w:marBottom w:val="0"/>
                          <w:divBdr>
                            <w:top w:val="none" w:sz="0" w:space="0" w:color="auto"/>
                            <w:left w:val="none" w:sz="0" w:space="0" w:color="auto"/>
                            <w:bottom w:val="none" w:sz="0" w:space="0" w:color="auto"/>
                            <w:right w:val="none" w:sz="0" w:space="0" w:color="auto"/>
                          </w:divBdr>
                        </w:div>
                      </w:divsChild>
                    </w:div>
                    <w:div w:id="722946625">
                      <w:marLeft w:val="0"/>
                      <w:marRight w:val="0"/>
                      <w:marTop w:val="0"/>
                      <w:marBottom w:val="0"/>
                      <w:divBdr>
                        <w:top w:val="none" w:sz="0" w:space="0" w:color="auto"/>
                        <w:left w:val="none" w:sz="0" w:space="0" w:color="auto"/>
                        <w:bottom w:val="none" w:sz="0" w:space="0" w:color="auto"/>
                        <w:right w:val="none" w:sz="0" w:space="0" w:color="auto"/>
                      </w:divBdr>
                      <w:divsChild>
                        <w:div w:id="918246660">
                          <w:marLeft w:val="0"/>
                          <w:marRight w:val="0"/>
                          <w:marTop w:val="0"/>
                          <w:marBottom w:val="0"/>
                          <w:divBdr>
                            <w:top w:val="none" w:sz="0" w:space="0" w:color="auto"/>
                            <w:left w:val="none" w:sz="0" w:space="0" w:color="auto"/>
                            <w:bottom w:val="none" w:sz="0" w:space="0" w:color="auto"/>
                            <w:right w:val="none" w:sz="0" w:space="0" w:color="auto"/>
                          </w:divBdr>
                        </w:div>
                      </w:divsChild>
                    </w:div>
                    <w:div w:id="1766533676">
                      <w:marLeft w:val="0"/>
                      <w:marRight w:val="0"/>
                      <w:marTop w:val="0"/>
                      <w:marBottom w:val="0"/>
                      <w:divBdr>
                        <w:top w:val="none" w:sz="0" w:space="0" w:color="auto"/>
                        <w:left w:val="none" w:sz="0" w:space="0" w:color="auto"/>
                        <w:bottom w:val="none" w:sz="0" w:space="0" w:color="auto"/>
                        <w:right w:val="none" w:sz="0" w:space="0" w:color="auto"/>
                      </w:divBdr>
                      <w:divsChild>
                        <w:div w:id="852188262">
                          <w:marLeft w:val="0"/>
                          <w:marRight w:val="0"/>
                          <w:marTop w:val="0"/>
                          <w:marBottom w:val="0"/>
                          <w:divBdr>
                            <w:top w:val="none" w:sz="0" w:space="0" w:color="auto"/>
                            <w:left w:val="none" w:sz="0" w:space="0" w:color="auto"/>
                            <w:bottom w:val="none" w:sz="0" w:space="0" w:color="auto"/>
                            <w:right w:val="none" w:sz="0" w:space="0" w:color="auto"/>
                          </w:divBdr>
                        </w:div>
                      </w:divsChild>
                    </w:div>
                    <w:div w:id="402921874">
                      <w:marLeft w:val="0"/>
                      <w:marRight w:val="0"/>
                      <w:marTop w:val="0"/>
                      <w:marBottom w:val="0"/>
                      <w:divBdr>
                        <w:top w:val="none" w:sz="0" w:space="0" w:color="auto"/>
                        <w:left w:val="none" w:sz="0" w:space="0" w:color="auto"/>
                        <w:bottom w:val="none" w:sz="0" w:space="0" w:color="auto"/>
                        <w:right w:val="none" w:sz="0" w:space="0" w:color="auto"/>
                      </w:divBdr>
                      <w:divsChild>
                        <w:div w:id="2125037331">
                          <w:marLeft w:val="0"/>
                          <w:marRight w:val="0"/>
                          <w:marTop w:val="0"/>
                          <w:marBottom w:val="0"/>
                          <w:divBdr>
                            <w:top w:val="none" w:sz="0" w:space="0" w:color="auto"/>
                            <w:left w:val="none" w:sz="0" w:space="0" w:color="auto"/>
                            <w:bottom w:val="none" w:sz="0" w:space="0" w:color="auto"/>
                            <w:right w:val="none" w:sz="0" w:space="0" w:color="auto"/>
                          </w:divBdr>
                        </w:div>
                      </w:divsChild>
                    </w:div>
                    <w:div w:id="2102555725">
                      <w:marLeft w:val="0"/>
                      <w:marRight w:val="0"/>
                      <w:marTop w:val="0"/>
                      <w:marBottom w:val="0"/>
                      <w:divBdr>
                        <w:top w:val="none" w:sz="0" w:space="0" w:color="auto"/>
                        <w:left w:val="none" w:sz="0" w:space="0" w:color="auto"/>
                        <w:bottom w:val="none" w:sz="0" w:space="0" w:color="auto"/>
                        <w:right w:val="none" w:sz="0" w:space="0" w:color="auto"/>
                      </w:divBdr>
                      <w:divsChild>
                        <w:div w:id="2025401240">
                          <w:marLeft w:val="0"/>
                          <w:marRight w:val="0"/>
                          <w:marTop w:val="0"/>
                          <w:marBottom w:val="0"/>
                          <w:divBdr>
                            <w:top w:val="none" w:sz="0" w:space="0" w:color="auto"/>
                            <w:left w:val="none" w:sz="0" w:space="0" w:color="auto"/>
                            <w:bottom w:val="none" w:sz="0" w:space="0" w:color="auto"/>
                            <w:right w:val="none" w:sz="0" w:space="0" w:color="auto"/>
                          </w:divBdr>
                        </w:div>
                      </w:divsChild>
                    </w:div>
                    <w:div w:id="413941631">
                      <w:marLeft w:val="0"/>
                      <w:marRight w:val="0"/>
                      <w:marTop w:val="0"/>
                      <w:marBottom w:val="0"/>
                      <w:divBdr>
                        <w:top w:val="none" w:sz="0" w:space="0" w:color="auto"/>
                        <w:left w:val="none" w:sz="0" w:space="0" w:color="auto"/>
                        <w:bottom w:val="none" w:sz="0" w:space="0" w:color="auto"/>
                        <w:right w:val="none" w:sz="0" w:space="0" w:color="auto"/>
                      </w:divBdr>
                      <w:divsChild>
                        <w:div w:id="1780878377">
                          <w:marLeft w:val="0"/>
                          <w:marRight w:val="0"/>
                          <w:marTop w:val="0"/>
                          <w:marBottom w:val="0"/>
                          <w:divBdr>
                            <w:top w:val="none" w:sz="0" w:space="0" w:color="auto"/>
                            <w:left w:val="none" w:sz="0" w:space="0" w:color="auto"/>
                            <w:bottom w:val="none" w:sz="0" w:space="0" w:color="auto"/>
                            <w:right w:val="none" w:sz="0" w:space="0" w:color="auto"/>
                          </w:divBdr>
                        </w:div>
                      </w:divsChild>
                    </w:div>
                    <w:div w:id="1451170686">
                      <w:marLeft w:val="0"/>
                      <w:marRight w:val="0"/>
                      <w:marTop w:val="0"/>
                      <w:marBottom w:val="0"/>
                      <w:divBdr>
                        <w:top w:val="none" w:sz="0" w:space="0" w:color="auto"/>
                        <w:left w:val="none" w:sz="0" w:space="0" w:color="auto"/>
                        <w:bottom w:val="none" w:sz="0" w:space="0" w:color="auto"/>
                        <w:right w:val="none" w:sz="0" w:space="0" w:color="auto"/>
                      </w:divBdr>
                      <w:divsChild>
                        <w:div w:id="48499445">
                          <w:marLeft w:val="0"/>
                          <w:marRight w:val="0"/>
                          <w:marTop w:val="0"/>
                          <w:marBottom w:val="0"/>
                          <w:divBdr>
                            <w:top w:val="none" w:sz="0" w:space="0" w:color="auto"/>
                            <w:left w:val="none" w:sz="0" w:space="0" w:color="auto"/>
                            <w:bottom w:val="none" w:sz="0" w:space="0" w:color="auto"/>
                            <w:right w:val="none" w:sz="0" w:space="0" w:color="auto"/>
                          </w:divBdr>
                        </w:div>
                      </w:divsChild>
                    </w:div>
                    <w:div w:id="1647778750">
                      <w:marLeft w:val="0"/>
                      <w:marRight w:val="0"/>
                      <w:marTop w:val="0"/>
                      <w:marBottom w:val="0"/>
                      <w:divBdr>
                        <w:top w:val="none" w:sz="0" w:space="0" w:color="auto"/>
                        <w:left w:val="none" w:sz="0" w:space="0" w:color="auto"/>
                        <w:bottom w:val="none" w:sz="0" w:space="0" w:color="auto"/>
                        <w:right w:val="none" w:sz="0" w:space="0" w:color="auto"/>
                      </w:divBdr>
                      <w:divsChild>
                        <w:div w:id="1150486104">
                          <w:marLeft w:val="0"/>
                          <w:marRight w:val="0"/>
                          <w:marTop w:val="0"/>
                          <w:marBottom w:val="0"/>
                          <w:divBdr>
                            <w:top w:val="none" w:sz="0" w:space="0" w:color="auto"/>
                            <w:left w:val="none" w:sz="0" w:space="0" w:color="auto"/>
                            <w:bottom w:val="none" w:sz="0" w:space="0" w:color="auto"/>
                            <w:right w:val="none" w:sz="0" w:space="0" w:color="auto"/>
                          </w:divBdr>
                        </w:div>
                      </w:divsChild>
                    </w:div>
                    <w:div w:id="475342620">
                      <w:marLeft w:val="0"/>
                      <w:marRight w:val="0"/>
                      <w:marTop w:val="0"/>
                      <w:marBottom w:val="0"/>
                      <w:divBdr>
                        <w:top w:val="none" w:sz="0" w:space="0" w:color="auto"/>
                        <w:left w:val="none" w:sz="0" w:space="0" w:color="auto"/>
                        <w:bottom w:val="none" w:sz="0" w:space="0" w:color="auto"/>
                        <w:right w:val="none" w:sz="0" w:space="0" w:color="auto"/>
                      </w:divBdr>
                      <w:divsChild>
                        <w:div w:id="1270818819">
                          <w:marLeft w:val="0"/>
                          <w:marRight w:val="0"/>
                          <w:marTop w:val="0"/>
                          <w:marBottom w:val="0"/>
                          <w:divBdr>
                            <w:top w:val="none" w:sz="0" w:space="0" w:color="auto"/>
                            <w:left w:val="none" w:sz="0" w:space="0" w:color="auto"/>
                            <w:bottom w:val="none" w:sz="0" w:space="0" w:color="auto"/>
                            <w:right w:val="none" w:sz="0" w:space="0" w:color="auto"/>
                          </w:divBdr>
                        </w:div>
                      </w:divsChild>
                    </w:div>
                    <w:div w:id="419647088">
                      <w:marLeft w:val="0"/>
                      <w:marRight w:val="0"/>
                      <w:marTop w:val="0"/>
                      <w:marBottom w:val="0"/>
                      <w:divBdr>
                        <w:top w:val="none" w:sz="0" w:space="0" w:color="auto"/>
                        <w:left w:val="none" w:sz="0" w:space="0" w:color="auto"/>
                        <w:bottom w:val="none" w:sz="0" w:space="0" w:color="auto"/>
                        <w:right w:val="none" w:sz="0" w:space="0" w:color="auto"/>
                      </w:divBdr>
                      <w:divsChild>
                        <w:div w:id="2066832624">
                          <w:marLeft w:val="0"/>
                          <w:marRight w:val="0"/>
                          <w:marTop w:val="0"/>
                          <w:marBottom w:val="0"/>
                          <w:divBdr>
                            <w:top w:val="none" w:sz="0" w:space="0" w:color="auto"/>
                            <w:left w:val="none" w:sz="0" w:space="0" w:color="auto"/>
                            <w:bottom w:val="none" w:sz="0" w:space="0" w:color="auto"/>
                            <w:right w:val="none" w:sz="0" w:space="0" w:color="auto"/>
                          </w:divBdr>
                        </w:div>
                      </w:divsChild>
                    </w:div>
                    <w:div w:id="1110736755">
                      <w:marLeft w:val="0"/>
                      <w:marRight w:val="0"/>
                      <w:marTop w:val="0"/>
                      <w:marBottom w:val="0"/>
                      <w:divBdr>
                        <w:top w:val="none" w:sz="0" w:space="0" w:color="auto"/>
                        <w:left w:val="none" w:sz="0" w:space="0" w:color="auto"/>
                        <w:bottom w:val="none" w:sz="0" w:space="0" w:color="auto"/>
                        <w:right w:val="none" w:sz="0" w:space="0" w:color="auto"/>
                      </w:divBdr>
                      <w:divsChild>
                        <w:div w:id="771125624">
                          <w:marLeft w:val="0"/>
                          <w:marRight w:val="0"/>
                          <w:marTop w:val="0"/>
                          <w:marBottom w:val="0"/>
                          <w:divBdr>
                            <w:top w:val="none" w:sz="0" w:space="0" w:color="auto"/>
                            <w:left w:val="none" w:sz="0" w:space="0" w:color="auto"/>
                            <w:bottom w:val="none" w:sz="0" w:space="0" w:color="auto"/>
                            <w:right w:val="none" w:sz="0" w:space="0" w:color="auto"/>
                          </w:divBdr>
                        </w:div>
                      </w:divsChild>
                    </w:div>
                    <w:div w:id="1716081113">
                      <w:marLeft w:val="0"/>
                      <w:marRight w:val="0"/>
                      <w:marTop w:val="0"/>
                      <w:marBottom w:val="0"/>
                      <w:divBdr>
                        <w:top w:val="none" w:sz="0" w:space="0" w:color="auto"/>
                        <w:left w:val="none" w:sz="0" w:space="0" w:color="auto"/>
                        <w:bottom w:val="none" w:sz="0" w:space="0" w:color="auto"/>
                        <w:right w:val="none" w:sz="0" w:space="0" w:color="auto"/>
                      </w:divBdr>
                      <w:divsChild>
                        <w:div w:id="47189322">
                          <w:marLeft w:val="0"/>
                          <w:marRight w:val="0"/>
                          <w:marTop w:val="0"/>
                          <w:marBottom w:val="0"/>
                          <w:divBdr>
                            <w:top w:val="none" w:sz="0" w:space="0" w:color="auto"/>
                            <w:left w:val="none" w:sz="0" w:space="0" w:color="auto"/>
                            <w:bottom w:val="none" w:sz="0" w:space="0" w:color="auto"/>
                            <w:right w:val="none" w:sz="0" w:space="0" w:color="auto"/>
                          </w:divBdr>
                        </w:div>
                      </w:divsChild>
                    </w:div>
                    <w:div w:id="1299414575">
                      <w:marLeft w:val="0"/>
                      <w:marRight w:val="0"/>
                      <w:marTop w:val="0"/>
                      <w:marBottom w:val="0"/>
                      <w:divBdr>
                        <w:top w:val="none" w:sz="0" w:space="0" w:color="auto"/>
                        <w:left w:val="none" w:sz="0" w:space="0" w:color="auto"/>
                        <w:bottom w:val="none" w:sz="0" w:space="0" w:color="auto"/>
                        <w:right w:val="none" w:sz="0" w:space="0" w:color="auto"/>
                      </w:divBdr>
                      <w:divsChild>
                        <w:div w:id="364252753">
                          <w:marLeft w:val="0"/>
                          <w:marRight w:val="0"/>
                          <w:marTop w:val="0"/>
                          <w:marBottom w:val="0"/>
                          <w:divBdr>
                            <w:top w:val="none" w:sz="0" w:space="0" w:color="auto"/>
                            <w:left w:val="none" w:sz="0" w:space="0" w:color="auto"/>
                            <w:bottom w:val="none" w:sz="0" w:space="0" w:color="auto"/>
                            <w:right w:val="none" w:sz="0" w:space="0" w:color="auto"/>
                          </w:divBdr>
                        </w:div>
                      </w:divsChild>
                    </w:div>
                    <w:div w:id="1474525054">
                      <w:marLeft w:val="0"/>
                      <w:marRight w:val="0"/>
                      <w:marTop w:val="0"/>
                      <w:marBottom w:val="0"/>
                      <w:divBdr>
                        <w:top w:val="none" w:sz="0" w:space="0" w:color="auto"/>
                        <w:left w:val="none" w:sz="0" w:space="0" w:color="auto"/>
                        <w:bottom w:val="none" w:sz="0" w:space="0" w:color="auto"/>
                        <w:right w:val="none" w:sz="0" w:space="0" w:color="auto"/>
                      </w:divBdr>
                      <w:divsChild>
                        <w:div w:id="208957954">
                          <w:marLeft w:val="0"/>
                          <w:marRight w:val="0"/>
                          <w:marTop w:val="0"/>
                          <w:marBottom w:val="0"/>
                          <w:divBdr>
                            <w:top w:val="none" w:sz="0" w:space="0" w:color="auto"/>
                            <w:left w:val="none" w:sz="0" w:space="0" w:color="auto"/>
                            <w:bottom w:val="none" w:sz="0" w:space="0" w:color="auto"/>
                            <w:right w:val="none" w:sz="0" w:space="0" w:color="auto"/>
                          </w:divBdr>
                        </w:div>
                      </w:divsChild>
                    </w:div>
                    <w:div w:id="798567254">
                      <w:marLeft w:val="0"/>
                      <w:marRight w:val="0"/>
                      <w:marTop w:val="0"/>
                      <w:marBottom w:val="0"/>
                      <w:divBdr>
                        <w:top w:val="none" w:sz="0" w:space="0" w:color="auto"/>
                        <w:left w:val="none" w:sz="0" w:space="0" w:color="auto"/>
                        <w:bottom w:val="none" w:sz="0" w:space="0" w:color="auto"/>
                        <w:right w:val="none" w:sz="0" w:space="0" w:color="auto"/>
                      </w:divBdr>
                      <w:divsChild>
                        <w:div w:id="1283029866">
                          <w:marLeft w:val="0"/>
                          <w:marRight w:val="0"/>
                          <w:marTop w:val="0"/>
                          <w:marBottom w:val="0"/>
                          <w:divBdr>
                            <w:top w:val="none" w:sz="0" w:space="0" w:color="auto"/>
                            <w:left w:val="none" w:sz="0" w:space="0" w:color="auto"/>
                            <w:bottom w:val="none" w:sz="0" w:space="0" w:color="auto"/>
                            <w:right w:val="none" w:sz="0" w:space="0" w:color="auto"/>
                          </w:divBdr>
                        </w:div>
                      </w:divsChild>
                    </w:div>
                    <w:div w:id="1904171657">
                      <w:marLeft w:val="0"/>
                      <w:marRight w:val="0"/>
                      <w:marTop w:val="0"/>
                      <w:marBottom w:val="0"/>
                      <w:divBdr>
                        <w:top w:val="none" w:sz="0" w:space="0" w:color="auto"/>
                        <w:left w:val="none" w:sz="0" w:space="0" w:color="auto"/>
                        <w:bottom w:val="none" w:sz="0" w:space="0" w:color="auto"/>
                        <w:right w:val="none" w:sz="0" w:space="0" w:color="auto"/>
                      </w:divBdr>
                      <w:divsChild>
                        <w:div w:id="625043089">
                          <w:marLeft w:val="0"/>
                          <w:marRight w:val="0"/>
                          <w:marTop w:val="0"/>
                          <w:marBottom w:val="0"/>
                          <w:divBdr>
                            <w:top w:val="none" w:sz="0" w:space="0" w:color="auto"/>
                            <w:left w:val="none" w:sz="0" w:space="0" w:color="auto"/>
                            <w:bottom w:val="none" w:sz="0" w:space="0" w:color="auto"/>
                            <w:right w:val="none" w:sz="0" w:space="0" w:color="auto"/>
                          </w:divBdr>
                        </w:div>
                      </w:divsChild>
                    </w:div>
                    <w:div w:id="97218732">
                      <w:marLeft w:val="0"/>
                      <w:marRight w:val="0"/>
                      <w:marTop w:val="0"/>
                      <w:marBottom w:val="0"/>
                      <w:divBdr>
                        <w:top w:val="none" w:sz="0" w:space="0" w:color="auto"/>
                        <w:left w:val="none" w:sz="0" w:space="0" w:color="auto"/>
                        <w:bottom w:val="none" w:sz="0" w:space="0" w:color="auto"/>
                        <w:right w:val="none" w:sz="0" w:space="0" w:color="auto"/>
                      </w:divBdr>
                      <w:divsChild>
                        <w:div w:id="1390298113">
                          <w:marLeft w:val="0"/>
                          <w:marRight w:val="0"/>
                          <w:marTop w:val="0"/>
                          <w:marBottom w:val="0"/>
                          <w:divBdr>
                            <w:top w:val="none" w:sz="0" w:space="0" w:color="auto"/>
                            <w:left w:val="none" w:sz="0" w:space="0" w:color="auto"/>
                            <w:bottom w:val="none" w:sz="0" w:space="0" w:color="auto"/>
                            <w:right w:val="none" w:sz="0" w:space="0" w:color="auto"/>
                          </w:divBdr>
                        </w:div>
                      </w:divsChild>
                    </w:div>
                    <w:div w:id="2138142097">
                      <w:marLeft w:val="0"/>
                      <w:marRight w:val="0"/>
                      <w:marTop w:val="0"/>
                      <w:marBottom w:val="0"/>
                      <w:divBdr>
                        <w:top w:val="none" w:sz="0" w:space="0" w:color="auto"/>
                        <w:left w:val="none" w:sz="0" w:space="0" w:color="auto"/>
                        <w:bottom w:val="none" w:sz="0" w:space="0" w:color="auto"/>
                        <w:right w:val="none" w:sz="0" w:space="0" w:color="auto"/>
                      </w:divBdr>
                      <w:divsChild>
                        <w:div w:id="387727154">
                          <w:marLeft w:val="0"/>
                          <w:marRight w:val="0"/>
                          <w:marTop w:val="0"/>
                          <w:marBottom w:val="0"/>
                          <w:divBdr>
                            <w:top w:val="none" w:sz="0" w:space="0" w:color="auto"/>
                            <w:left w:val="none" w:sz="0" w:space="0" w:color="auto"/>
                            <w:bottom w:val="none" w:sz="0" w:space="0" w:color="auto"/>
                            <w:right w:val="none" w:sz="0" w:space="0" w:color="auto"/>
                          </w:divBdr>
                        </w:div>
                      </w:divsChild>
                    </w:div>
                    <w:div w:id="107284129">
                      <w:marLeft w:val="0"/>
                      <w:marRight w:val="0"/>
                      <w:marTop w:val="0"/>
                      <w:marBottom w:val="0"/>
                      <w:divBdr>
                        <w:top w:val="none" w:sz="0" w:space="0" w:color="auto"/>
                        <w:left w:val="none" w:sz="0" w:space="0" w:color="auto"/>
                        <w:bottom w:val="none" w:sz="0" w:space="0" w:color="auto"/>
                        <w:right w:val="none" w:sz="0" w:space="0" w:color="auto"/>
                      </w:divBdr>
                      <w:divsChild>
                        <w:div w:id="1651590786">
                          <w:marLeft w:val="0"/>
                          <w:marRight w:val="0"/>
                          <w:marTop w:val="0"/>
                          <w:marBottom w:val="0"/>
                          <w:divBdr>
                            <w:top w:val="none" w:sz="0" w:space="0" w:color="auto"/>
                            <w:left w:val="none" w:sz="0" w:space="0" w:color="auto"/>
                            <w:bottom w:val="none" w:sz="0" w:space="0" w:color="auto"/>
                            <w:right w:val="none" w:sz="0" w:space="0" w:color="auto"/>
                          </w:divBdr>
                        </w:div>
                      </w:divsChild>
                    </w:div>
                    <w:div w:id="1599944186">
                      <w:marLeft w:val="0"/>
                      <w:marRight w:val="0"/>
                      <w:marTop w:val="0"/>
                      <w:marBottom w:val="0"/>
                      <w:divBdr>
                        <w:top w:val="none" w:sz="0" w:space="0" w:color="auto"/>
                        <w:left w:val="none" w:sz="0" w:space="0" w:color="auto"/>
                        <w:bottom w:val="none" w:sz="0" w:space="0" w:color="auto"/>
                        <w:right w:val="none" w:sz="0" w:space="0" w:color="auto"/>
                      </w:divBdr>
                      <w:divsChild>
                        <w:div w:id="1312907543">
                          <w:marLeft w:val="0"/>
                          <w:marRight w:val="0"/>
                          <w:marTop w:val="0"/>
                          <w:marBottom w:val="0"/>
                          <w:divBdr>
                            <w:top w:val="none" w:sz="0" w:space="0" w:color="auto"/>
                            <w:left w:val="none" w:sz="0" w:space="0" w:color="auto"/>
                            <w:bottom w:val="none" w:sz="0" w:space="0" w:color="auto"/>
                            <w:right w:val="none" w:sz="0" w:space="0" w:color="auto"/>
                          </w:divBdr>
                        </w:div>
                      </w:divsChild>
                    </w:div>
                    <w:div w:id="1874150156">
                      <w:marLeft w:val="0"/>
                      <w:marRight w:val="0"/>
                      <w:marTop w:val="0"/>
                      <w:marBottom w:val="0"/>
                      <w:divBdr>
                        <w:top w:val="none" w:sz="0" w:space="0" w:color="auto"/>
                        <w:left w:val="none" w:sz="0" w:space="0" w:color="auto"/>
                        <w:bottom w:val="none" w:sz="0" w:space="0" w:color="auto"/>
                        <w:right w:val="none" w:sz="0" w:space="0" w:color="auto"/>
                      </w:divBdr>
                      <w:divsChild>
                        <w:div w:id="1208252971">
                          <w:marLeft w:val="0"/>
                          <w:marRight w:val="0"/>
                          <w:marTop w:val="0"/>
                          <w:marBottom w:val="0"/>
                          <w:divBdr>
                            <w:top w:val="none" w:sz="0" w:space="0" w:color="auto"/>
                            <w:left w:val="none" w:sz="0" w:space="0" w:color="auto"/>
                            <w:bottom w:val="none" w:sz="0" w:space="0" w:color="auto"/>
                            <w:right w:val="none" w:sz="0" w:space="0" w:color="auto"/>
                          </w:divBdr>
                        </w:div>
                      </w:divsChild>
                    </w:div>
                    <w:div w:id="1695375989">
                      <w:marLeft w:val="0"/>
                      <w:marRight w:val="0"/>
                      <w:marTop w:val="0"/>
                      <w:marBottom w:val="0"/>
                      <w:divBdr>
                        <w:top w:val="none" w:sz="0" w:space="0" w:color="auto"/>
                        <w:left w:val="none" w:sz="0" w:space="0" w:color="auto"/>
                        <w:bottom w:val="none" w:sz="0" w:space="0" w:color="auto"/>
                        <w:right w:val="none" w:sz="0" w:space="0" w:color="auto"/>
                      </w:divBdr>
                      <w:divsChild>
                        <w:div w:id="742602989">
                          <w:marLeft w:val="0"/>
                          <w:marRight w:val="0"/>
                          <w:marTop w:val="0"/>
                          <w:marBottom w:val="0"/>
                          <w:divBdr>
                            <w:top w:val="none" w:sz="0" w:space="0" w:color="auto"/>
                            <w:left w:val="none" w:sz="0" w:space="0" w:color="auto"/>
                            <w:bottom w:val="none" w:sz="0" w:space="0" w:color="auto"/>
                            <w:right w:val="none" w:sz="0" w:space="0" w:color="auto"/>
                          </w:divBdr>
                        </w:div>
                      </w:divsChild>
                    </w:div>
                    <w:div w:id="736325780">
                      <w:marLeft w:val="0"/>
                      <w:marRight w:val="0"/>
                      <w:marTop w:val="0"/>
                      <w:marBottom w:val="0"/>
                      <w:divBdr>
                        <w:top w:val="none" w:sz="0" w:space="0" w:color="auto"/>
                        <w:left w:val="none" w:sz="0" w:space="0" w:color="auto"/>
                        <w:bottom w:val="none" w:sz="0" w:space="0" w:color="auto"/>
                        <w:right w:val="none" w:sz="0" w:space="0" w:color="auto"/>
                      </w:divBdr>
                      <w:divsChild>
                        <w:div w:id="1221676812">
                          <w:marLeft w:val="0"/>
                          <w:marRight w:val="0"/>
                          <w:marTop w:val="0"/>
                          <w:marBottom w:val="0"/>
                          <w:divBdr>
                            <w:top w:val="none" w:sz="0" w:space="0" w:color="auto"/>
                            <w:left w:val="none" w:sz="0" w:space="0" w:color="auto"/>
                            <w:bottom w:val="none" w:sz="0" w:space="0" w:color="auto"/>
                            <w:right w:val="none" w:sz="0" w:space="0" w:color="auto"/>
                          </w:divBdr>
                        </w:div>
                      </w:divsChild>
                    </w:div>
                    <w:div w:id="562637739">
                      <w:marLeft w:val="0"/>
                      <w:marRight w:val="0"/>
                      <w:marTop w:val="0"/>
                      <w:marBottom w:val="0"/>
                      <w:divBdr>
                        <w:top w:val="none" w:sz="0" w:space="0" w:color="auto"/>
                        <w:left w:val="none" w:sz="0" w:space="0" w:color="auto"/>
                        <w:bottom w:val="none" w:sz="0" w:space="0" w:color="auto"/>
                        <w:right w:val="none" w:sz="0" w:space="0" w:color="auto"/>
                      </w:divBdr>
                      <w:divsChild>
                        <w:div w:id="206064392">
                          <w:marLeft w:val="0"/>
                          <w:marRight w:val="0"/>
                          <w:marTop w:val="0"/>
                          <w:marBottom w:val="0"/>
                          <w:divBdr>
                            <w:top w:val="none" w:sz="0" w:space="0" w:color="auto"/>
                            <w:left w:val="none" w:sz="0" w:space="0" w:color="auto"/>
                            <w:bottom w:val="none" w:sz="0" w:space="0" w:color="auto"/>
                            <w:right w:val="none" w:sz="0" w:space="0" w:color="auto"/>
                          </w:divBdr>
                        </w:div>
                      </w:divsChild>
                    </w:div>
                    <w:div w:id="2016414831">
                      <w:marLeft w:val="0"/>
                      <w:marRight w:val="0"/>
                      <w:marTop w:val="0"/>
                      <w:marBottom w:val="0"/>
                      <w:divBdr>
                        <w:top w:val="none" w:sz="0" w:space="0" w:color="auto"/>
                        <w:left w:val="none" w:sz="0" w:space="0" w:color="auto"/>
                        <w:bottom w:val="none" w:sz="0" w:space="0" w:color="auto"/>
                        <w:right w:val="none" w:sz="0" w:space="0" w:color="auto"/>
                      </w:divBdr>
                      <w:divsChild>
                        <w:div w:id="1294948555">
                          <w:marLeft w:val="0"/>
                          <w:marRight w:val="0"/>
                          <w:marTop w:val="0"/>
                          <w:marBottom w:val="0"/>
                          <w:divBdr>
                            <w:top w:val="none" w:sz="0" w:space="0" w:color="auto"/>
                            <w:left w:val="none" w:sz="0" w:space="0" w:color="auto"/>
                            <w:bottom w:val="none" w:sz="0" w:space="0" w:color="auto"/>
                            <w:right w:val="none" w:sz="0" w:space="0" w:color="auto"/>
                          </w:divBdr>
                        </w:div>
                      </w:divsChild>
                    </w:div>
                    <w:div w:id="1857693376">
                      <w:marLeft w:val="0"/>
                      <w:marRight w:val="0"/>
                      <w:marTop w:val="0"/>
                      <w:marBottom w:val="0"/>
                      <w:divBdr>
                        <w:top w:val="none" w:sz="0" w:space="0" w:color="auto"/>
                        <w:left w:val="none" w:sz="0" w:space="0" w:color="auto"/>
                        <w:bottom w:val="none" w:sz="0" w:space="0" w:color="auto"/>
                        <w:right w:val="none" w:sz="0" w:space="0" w:color="auto"/>
                      </w:divBdr>
                      <w:divsChild>
                        <w:div w:id="312951852">
                          <w:marLeft w:val="0"/>
                          <w:marRight w:val="0"/>
                          <w:marTop w:val="0"/>
                          <w:marBottom w:val="0"/>
                          <w:divBdr>
                            <w:top w:val="none" w:sz="0" w:space="0" w:color="auto"/>
                            <w:left w:val="none" w:sz="0" w:space="0" w:color="auto"/>
                            <w:bottom w:val="none" w:sz="0" w:space="0" w:color="auto"/>
                            <w:right w:val="none" w:sz="0" w:space="0" w:color="auto"/>
                          </w:divBdr>
                        </w:div>
                      </w:divsChild>
                    </w:div>
                    <w:div w:id="592520794">
                      <w:marLeft w:val="0"/>
                      <w:marRight w:val="0"/>
                      <w:marTop w:val="0"/>
                      <w:marBottom w:val="0"/>
                      <w:divBdr>
                        <w:top w:val="none" w:sz="0" w:space="0" w:color="auto"/>
                        <w:left w:val="none" w:sz="0" w:space="0" w:color="auto"/>
                        <w:bottom w:val="none" w:sz="0" w:space="0" w:color="auto"/>
                        <w:right w:val="none" w:sz="0" w:space="0" w:color="auto"/>
                      </w:divBdr>
                      <w:divsChild>
                        <w:div w:id="587465856">
                          <w:marLeft w:val="0"/>
                          <w:marRight w:val="0"/>
                          <w:marTop w:val="0"/>
                          <w:marBottom w:val="0"/>
                          <w:divBdr>
                            <w:top w:val="none" w:sz="0" w:space="0" w:color="auto"/>
                            <w:left w:val="none" w:sz="0" w:space="0" w:color="auto"/>
                            <w:bottom w:val="none" w:sz="0" w:space="0" w:color="auto"/>
                            <w:right w:val="none" w:sz="0" w:space="0" w:color="auto"/>
                          </w:divBdr>
                        </w:div>
                      </w:divsChild>
                    </w:div>
                    <w:div w:id="850333201">
                      <w:marLeft w:val="0"/>
                      <w:marRight w:val="0"/>
                      <w:marTop w:val="0"/>
                      <w:marBottom w:val="0"/>
                      <w:divBdr>
                        <w:top w:val="none" w:sz="0" w:space="0" w:color="auto"/>
                        <w:left w:val="none" w:sz="0" w:space="0" w:color="auto"/>
                        <w:bottom w:val="none" w:sz="0" w:space="0" w:color="auto"/>
                        <w:right w:val="none" w:sz="0" w:space="0" w:color="auto"/>
                      </w:divBdr>
                      <w:divsChild>
                        <w:div w:id="1352100369">
                          <w:marLeft w:val="0"/>
                          <w:marRight w:val="0"/>
                          <w:marTop w:val="0"/>
                          <w:marBottom w:val="0"/>
                          <w:divBdr>
                            <w:top w:val="none" w:sz="0" w:space="0" w:color="auto"/>
                            <w:left w:val="none" w:sz="0" w:space="0" w:color="auto"/>
                            <w:bottom w:val="none" w:sz="0" w:space="0" w:color="auto"/>
                            <w:right w:val="none" w:sz="0" w:space="0" w:color="auto"/>
                          </w:divBdr>
                        </w:div>
                      </w:divsChild>
                    </w:div>
                    <w:div w:id="129173455">
                      <w:marLeft w:val="0"/>
                      <w:marRight w:val="0"/>
                      <w:marTop w:val="0"/>
                      <w:marBottom w:val="0"/>
                      <w:divBdr>
                        <w:top w:val="none" w:sz="0" w:space="0" w:color="auto"/>
                        <w:left w:val="none" w:sz="0" w:space="0" w:color="auto"/>
                        <w:bottom w:val="none" w:sz="0" w:space="0" w:color="auto"/>
                        <w:right w:val="none" w:sz="0" w:space="0" w:color="auto"/>
                      </w:divBdr>
                      <w:divsChild>
                        <w:div w:id="1048724825">
                          <w:marLeft w:val="0"/>
                          <w:marRight w:val="0"/>
                          <w:marTop w:val="0"/>
                          <w:marBottom w:val="0"/>
                          <w:divBdr>
                            <w:top w:val="none" w:sz="0" w:space="0" w:color="auto"/>
                            <w:left w:val="none" w:sz="0" w:space="0" w:color="auto"/>
                            <w:bottom w:val="none" w:sz="0" w:space="0" w:color="auto"/>
                            <w:right w:val="none" w:sz="0" w:space="0" w:color="auto"/>
                          </w:divBdr>
                        </w:div>
                      </w:divsChild>
                    </w:div>
                    <w:div w:id="1377461065">
                      <w:marLeft w:val="0"/>
                      <w:marRight w:val="0"/>
                      <w:marTop w:val="0"/>
                      <w:marBottom w:val="0"/>
                      <w:divBdr>
                        <w:top w:val="none" w:sz="0" w:space="0" w:color="auto"/>
                        <w:left w:val="none" w:sz="0" w:space="0" w:color="auto"/>
                        <w:bottom w:val="none" w:sz="0" w:space="0" w:color="auto"/>
                        <w:right w:val="none" w:sz="0" w:space="0" w:color="auto"/>
                      </w:divBdr>
                      <w:divsChild>
                        <w:div w:id="159658660">
                          <w:marLeft w:val="0"/>
                          <w:marRight w:val="0"/>
                          <w:marTop w:val="0"/>
                          <w:marBottom w:val="0"/>
                          <w:divBdr>
                            <w:top w:val="none" w:sz="0" w:space="0" w:color="auto"/>
                            <w:left w:val="none" w:sz="0" w:space="0" w:color="auto"/>
                            <w:bottom w:val="none" w:sz="0" w:space="0" w:color="auto"/>
                            <w:right w:val="none" w:sz="0" w:space="0" w:color="auto"/>
                          </w:divBdr>
                        </w:div>
                      </w:divsChild>
                    </w:div>
                    <w:div w:id="1259555613">
                      <w:marLeft w:val="0"/>
                      <w:marRight w:val="0"/>
                      <w:marTop w:val="0"/>
                      <w:marBottom w:val="0"/>
                      <w:divBdr>
                        <w:top w:val="none" w:sz="0" w:space="0" w:color="auto"/>
                        <w:left w:val="none" w:sz="0" w:space="0" w:color="auto"/>
                        <w:bottom w:val="none" w:sz="0" w:space="0" w:color="auto"/>
                        <w:right w:val="none" w:sz="0" w:space="0" w:color="auto"/>
                      </w:divBdr>
                      <w:divsChild>
                        <w:div w:id="291398701">
                          <w:marLeft w:val="0"/>
                          <w:marRight w:val="0"/>
                          <w:marTop w:val="0"/>
                          <w:marBottom w:val="0"/>
                          <w:divBdr>
                            <w:top w:val="none" w:sz="0" w:space="0" w:color="auto"/>
                            <w:left w:val="none" w:sz="0" w:space="0" w:color="auto"/>
                            <w:bottom w:val="none" w:sz="0" w:space="0" w:color="auto"/>
                            <w:right w:val="none" w:sz="0" w:space="0" w:color="auto"/>
                          </w:divBdr>
                        </w:div>
                      </w:divsChild>
                    </w:div>
                    <w:div w:id="891429501">
                      <w:marLeft w:val="0"/>
                      <w:marRight w:val="0"/>
                      <w:marTop w:val="0"/>
                      <w:marBottom w:val="0"/>
                      <w:divBdr>
                        <w:top w:val="none" w:sz="0" w:space="0" w:color="auto"/>
                        <w:left w:val="none" w:sz="0" w:space="0" w:color="auto"/>
                        <w:bottom w:val="none" w:sz="0" w:space="0" w:color="auto"/>
                        <w:right w:val="none" w:sz="0" w:space="0" w:color="auto"/>
                      </w:divBdr>
                      <w:divsChild>
                        <w:div w:id="1099325758">
                          <w:marLeft w:val="0"/>
                          <w:marRight w:val="0"/>
                          <w:marTop w:val="0"/>
                          <w:marBottom w:val="0"/>
                          <w:divBdr>
                            <w:top w:val="none" w:sz="0" w:space="0" w:color="auto"/>
                            <w:left w:val="none" w:sz="0" w:space="0" w:color="auto"/>
                            <w:bottom w:val="none" w:sz="0" w:space="0" w:color="auto"/>
                            <w:right w:val="none" w:sz="0" w:space="0" w:color="auto"/>
                          </w:divBdr>
                        </w:div>
                      </w:divsChild>
                    </w:div>
                    <w:div w:id="1816409474">
                      <w:marLeft w:val="0"/>
                      <w:marRight w:val="0"/>
                      <w:marTop w:val="0"/>
                      <w:marBottom w:val="0"/>
                      <w:divBdr>
                        <w:top w:val="none" w:sz="0" w:space="0" w:color="auto"/>
                        <w:left w:val="none" w:sz="0" w:space="0" w:color="auto"/>
                        <w:bottom w:val="none" w:sz="0" w:space="0" w:color="auto"/>
                        <w:right w:val="none" w:sz="0" w:space="0" w:color="auto"/>
                      </w:divBdr>
                      <w:divsChild>
                        <w:div w:id="868177518">
                          <w:marLeft w:val="0"/>
                          <w:marRight w:val="0"/>
                          <w:marTop w:val="0"/>
                          <w:marBottom w:val="0"/>
                          <w:divBdr>
                            <w:top w:val="none" w:sz="0" w:space="0" w:color="auto"/>
                            <w:left w:val="none" w:sz="0" w:space="0" w:color="auto"/>
                            <w:bottom w:val="none" w:sz="0" w:space="0" w:color="auto"/>
                            <w:right w:val="none" w:sz="0" w:space="0" w:color="auto"/>
                          </w:divBdr>
                        </w:div>
                      </w:divsChild>
                    </w:div>
                    <w:div w:id="1744984228">
                      <w:marLeft w:val="0"/>
                      <w:marRight w:val="0"/>
                      <w:marTop w:val="0"/>
                      <w:marBottom w:val="0"/>
                      <w:divBdr>
                        <w:top w:val="none" w:sz="0" w:space="0" w:color="auto"/>
                        <w:left w:val="none" w:sz="0" w:space="0" w:color="auto"/>
                        <w:bottom w:val="none" w:sz="0" w:space="0" w:color="auto"/>
                        <w:right w:val="none" w:sz="0" w:space="0" w:color="auto"/>
                      </w:divBdr>
                      <w:divsChild>
                        <w:div w:id="14347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267629">
      <w:bodyDiv w:val="1"/>
      <w:marLeft w:val="0"/>
      <w:marRight w:val="0"/>
      <w:marTop w:val="0"/>
      <w:marBottom w:val="0"/>
      <w:divBdr>
        <w:top w:val="none" w:sz="0" w:space="0" w:color="auto"/>
        <w:left w:val="none" w:sz="0" w:space="0" w:color="auto"/>
        <w:bottom w:val="none" w:sz="0" w:space="0" w:color="auto"/>
        <w:right w:val="none" w:sz="0" w:space="0" w:color="auto"/>
      </w:divBdr>
      <w:divsChild>
        <w:div w:id="1052458001">
          <w:marLeft w:val="0"/>
          <w:marRight w:val="0"/>
          <w:marTop w:val="0"/>
          <w:marBottom w:val="0"/>
          <w:divBdr>
            <w:top w:val="none" w:sz="0" w:space="0" w:color="auto"/>
            <w:left w:val="none" w:sz="0" w:space="0" w:color="auto"/>
            <w:bottom w:val="none" w:sz="0" w:space="0" w:color="auto"/>
            <w:right w:val="none" w:sz="0" w:space="0" w:color="auto"/>
          </w:divBdr>
          <w:divsChild>
            <w:div w:id="918709767">
              <w:marLeft w:val="0"/>
              <w:marRight w:val="0"/>
              <w:marTop w:val="0"/>
              <w:marBottom w:val="0"/>
              <w:divBdr>
                <w:top w:val="none" w:sz="0" w:space="0" w:color="auto"/>
                <w:left w:val="none" w:sz="0" w:space="0" w:color="auto"/>
                <w:bottom w:val="none" w:sz="0" w:space="0" w:color="auto"/>
                <w:right w:val="none" w:sz="0" w:space="0" w:color="auto"/>
              </w:divBdr>
              <w:divsChild>
                <w:div w:id="1484926103">
                  <w:marLeft w:val="0"/>
                  <w:marRight w:val="0"/>
                  <w:marTop w:val="0"/>
                  <w:marBottom w:val="0"/>
                  <w:divBdr>
                    <w:top w:val="none" w:sz="0" w:space="0" w:color="auto"/>
                    <w:left w:val="none" w:sz="0" w:space="0" w:color="auto"/>
                    <w:bottom w:val="none" w:sz="0" w:space="0" w:color="auto"/>
                    <w:right w:val="none" w:sz="0" w:space="0" w:color="auto"/>
                  </w:divBdr>
                  <w:divsChild>
                    <w:div w:id="1543057699">
                      <w:marLeft w:val="0"/>
                      <w:marRight w:val="0"/>
                      <w:marTop w:val="0"/>
                      <w:marBottom w:val="0"/>
                      <w:divBdr>
                        <w:top w:val="none" w:sz="0" w:space="0" w:color="auto"/>
                        <w:left w:val="none" w:sz="0" w:space="0" w:color="auto"/>
                        <w:bottom w:val="none" w:sz="0" w:space="0" w:color="auto"/>
                        <w:right w:val="none" w:sz="0" w:space="0" w:color="auto"/>
                      </w:divBdr>
                      <w:divsChild>
                        <w:div w:id="480268700">
                          <w:marLeft w:val="0"/>
                          <w:marRight w:val="0"/>
                          <w:marTop w:val="0"/>
                          <w:marBottom w:val="0"/>
                          <w:divBdr>
                            <w:top w:val="none" w:sz="0" w:space="0" w:color="auto"/>
                            <w:left w:val="none" w:sz="0" w:space="0" w:color="auto"/>
                            <w:bottom w:val="none" w:sz="0" w:space="0" w:color="auto"/>
                            <w:right w:val="none" w:sz="0" w:space="0" w:color="auto"/>
                          </w:divBdr>
                        </w:div>
                      </w:divsChild>
                    </w:div>
                    <w:div w:id="1468399813">
                      <w:marLeft w:val="0"/>
                      <w:marRight w:val="0"/>
                      <w:marTop w:val="0"/>
                      <w:marBottom w:val="0"/>
                      <w:divBdr>
                        <w:top w:val="none" w:sz="0" w:space="0" w:color="auto"/>
                        <w:left w:val="none" w:sz="0" w:space="0" w:color="auto"/>
                        <w:bottom w:val="none" w:sz="0" w:space="0" w:color="auto"/>
                        <w:right w:val="none" w:sz="0" w:space="0" w:color="auto"/>
                      </w:divBdr>
                      <w:divsChild>
                        <w:div w:id="604505618">
                          <w:marLeft w:val="0"/>
                          <w:marRight w:val="0"/>
                          <w:marTop w:val="0"/>
                          <w:marBottom w:val="0"/>
                          <w:divBdr>
                            <w:top w:val="none" w:sz="0" w:space="0" w:color="auto"/>
                            <w:left w:val="none" w:sz="0" w:space="0" w:color="auto"/>
                            <w:bottom w:val="none" w:sz="0" w:space="0" w:color="auto"/>
                            <w:right w:val="none" w:sz="0" w:space="0" w:color="auto"/>
                          </w:divBdr>
                        </w:div>
                      </w:divsChild>
                    </w:div>
                    <w:div w:id="367922954">
                      <w:marLeft w:val="0"/>
                      <w:marRight w:val="0"/>
                      <w:marTop w:val="0"/>
                      <w:marBottom w:val="0"/>
                      <w:divBdr>
                        <w:top w:val="none" w:sz="0" w:space="0" w:color="auto"/>
                        <w:left w:val="none" w:sz="0" w:space="0" w:color="auto"/>
                        <w:bottom w:val="none" w:sz="0" w:space="0" w:color="auto"/>
                        <w:right w:val="none" w:sz="0" w:space="0" w:color="auto"/>
                      </w:divBdr>
                      <w:divsChild>
                        <w:div w:id="496581386">
                          <w:marLeft w:val="0"/>
                          <w:marRight w:val="0"/>
                          <w:marTop w:val="0"/>
                          <w:marBottom w:val="0"/>
                          <w:divBdr>
                            <w:top w:val="none" w:sz="0" w:space="0" w:color="auto"/>
                            <w:left w:val="none" w:sz="0" w:space="0" w:color="auto"/>
                            <w:bottom w:val="none" w:sz="0" w:space="0" w:color="auto"/>
                            <w:right w:val="none" w:sz="0" w:space="0" w:color="auto"/>
                          </w:divBdr>
                        </w:div>
                      </w:divsChild>
                    </w:div>
                    <w:div w:id="497813771">
                      <w:marLeft w:val="0"/>
                      <w:marRight w:val="0"/>
                      <w:marTop w:val="0"/>
                      <w:marBottom w:val="0"/>
                      <w:divBdr>
                        <w:top w:val="none" w:sz="0" w:space="0" w:color="auto"/>
                        <w:left w:val="none" w:sz="0" w:space="0" w:color="auto"/>
                        <w:bottom w:val="none" w:sz="0" w:space="0" w:color="auto"/>
                        <w:right w:val="none" w:sz="0" w:space="0" w:color="auto"/>
                      </w:divBdr>
                      <w:divsChild>
                        <w:div w:id="1882477518">
                          <w:marLeft w:val="0"/>
                          <w:marRight w:val="0"/>
                          <w:marTop w:val="0"/>
                          <w:marBottom w:val="0"/>
                          <w:divBdr>
                            <w:top w:val="none" w:sz="0" w:space="0" w:color="auto"/>
                            <w:left w:val="none" w:sz="0" w:space="0" w:color="auto"/>
                            <w:bottom w:val="none" w:sz="0" w:space="0" w:color="auto"/>
                            <w:right w:val="none" w:sz="0" w:space="0" w:color="auto"/>
                          </w:divBdr>
                        </w:div>
                      </w:divsChild>
                    </w:div>
                    <w:div w:id="303898934">
                      <w:marLeft w:val="0"/>
                      <w:marRight w:val="0"/>
                      <w:marTop w:val="0"/>
                      <w:marBottom w:val="0"/>
                      <w:divBdr>
                        <w:top w:val="none" w:sz="0" w:space="0" w:color="auto"/>
                        <w:left w:val="none" w:sz="0" w:space="0" w:color="auto"/>
                        <w:bottom w:val="none" w:sz="0" w:space="0" w:color="auto"/>
                        <w:right w:val="none" w:sz="0" w:space="0" w:color="auto"/>
                      </w:divBdr>
                      <w:divsChild>
                        <w:div w:id="1756241405">
                          <w:marLeft w:val="0"/>
                          <w:marRight w:val="0"/>
                          <w:marTop w:val="0"/>
                          <w:marBottom w:val="0"/>
                          <w:divBdr>
                            <w:top w:val="none" w:sz="0" w:space="0" w:color="auto"/>
                            <w:left w:val="none" w:sz="0" w:space="0" w:color="auto"/>
                            <w:bottom w:val="none" w:sz="0" w:space="0" w:color="auto"/>
                            <w:right w:val="none" w:sz="0" w:space="0" w:color="auto"/>
                          </w:divBdr>
                        </w:div>
                      </w:divsChild>
                    </w:div>
                    <w:div w:id="1734545232">
                      <w:marLeft w:val="0"/>
                      <w:marRight w:val="0"/>
                      <w:marTop w:val="0"/>
                      <w:marBottom w:val="0"/>
                      <w:divBdr>
                        <w:top w:val="none" w:sz="0" w:space="0" w:color="auto"/>
                        <w:left w:val="none" w:sz="0" w:space="0" w:color="auto"/>
                        <w:bottom w:val="none" w:sz="0" w:space="0" w:color="auto"/>
                        <w:right w:val="none" w:sz="0" w:space="0" w:color="auto"/>
                      </w:divBdr>
                      <w:divsChild>
                        <w:div w:id="334498022">
                          <w:marLeft w:val="0"/>
                          <w:marRight w:val="0"/>
                          <w:marTop w:val="0"/>
                          <w:marBottom w:val="0"/>
                          <w:divBdr>
                            <w:top w:val="none" w:sz="0" w:space="0" w:color="auto"/>
                            <w:left w:val="none" w:sz="0" w:space="0" w:color="auto"/>
                            <w:bottom w:val="none" w:sz="0" w:space="0" w:color="auto"/>
                            <w:right w:val="none" w:sz="0" w:space="0" w:color="auto"/>
                          </w:divBdr>
                        </w:div>
                      </w:divsChild>
                    </w:div>
                    <w:div w:id="198474907">
                      <w:marLeft w:val="0"/>
                      <w:marRight w:val="0"/>
                      <w:marTop w:val="0"/>
                      <w:marBottom w:val="0"/>
                      <w:divBdr>
                        <w:top w:val="none" w:sz="0" w:space="0" w:color="auto"/>
                        <w:left w:val="none" w:sz="0" w:space="0" w:color="auto"/>
                        <w:bottom w:val="none" w:sz="0" w:space="0" w:color="auto"/>
                        <w:right w:val="none" w:sz="0" w:space="0" w:color="auto"/>
                      </w:divBdr>
                      <w:divsChild>
                        <w:div w:id="2142069694">
                          <w:marLeft w:val="0"/>
                          <w:marRight w:val="0"/>
                          <w:marTop w:val="0"/>
                          <w:marBottom w:val="0"/>
                          <w:divBdr>
                            <w:top w:val="none" w:sz="0" w:space="0" w:color="auto"/>
                            <w:left w:val="none" w:sz="0" w:space="0" w:color="auto"/>
                            <w:bottom w:val="none" w:sz="0" w:space="0" w:color="auto"/>
                            <w:right w:val="none" w:sz="0" w:space="0" w:color="auto"/>
                          </w:divBdr>
                        </w:div>
                      </w:divsChild>
                    </w:div>
                    <w:div w:id="2047565304">
                      <w:marLeft w:val="0"/>
                      <w:marRight w:val="0"/>
                      <w:marTop w:val="0"/>
                      <w:marBottom w:val="0"/>
                      <w:divBdr>
                        <w:top w:val="none" w:sz="0" w:space="0" w:color="auto"/>
                        <w:left w:val="none" w:sz="0" w:space="0" w:color="auto"/>
                        <w:bottom w:val="none" w:sz="0" w:space="0" w:color="auto"/>
                        <w:right w:val="none" w:sz="0" w:space="0" w:color="auto"/>
                      </w:divBdr>
                      <w:divsChild>
                        <w:div w:id="1740707715">
                          <w:marLeft w:val="0"/>
                          <w:marRight w:val="0"/>
                          <w:marTop w:val="0"/>
                          <w:marBottom w:val="0"/>
                          <w:divBdr>
                            <w:top w:val="none" w:sz="0" w:space="0" w:color="auto"/>
                            <w:left w:val="none" w:sz="0" w:space="0" w:color="auto"/>
                            <w:bottom w:val="none" w:sz="0" w:space="0" w:color="auto"/>
                            <w:right w:val="none" w:sz="0" w:space="0" w:color="auto"/>
                          </w:divBdr>
                        </w:div>
                      </w:divsChild>
                    </w:div>
                    <w:div w:id="1896425316">
                      <w:marLeft w:val="0"/>
                      <w:marRight w:val="0"/>
                      <w:marTop w:val="0"/>
                      <w:marBottom w:val="0"/>
                      <w:divBdr>
                        <w:top w:val="none" w:sz="0" w:space="0" w:color="auto"/>
                        <w:left w:val="none" w:sz="0" w:space="0" w:color="auto"/>
                        <w:bottom w:val="none" w:sz="0" w:space="0" w:color="auto"/>
                        <w:right w:val="none" w:sz="0" w:space="0" w:color="auto"/>
                      </w:divBdr>
                      <w:divsChild>
                        <w:div w:id="226696697">
                          <w:marLeft w:val="0"/>
                          <w:marRight w:val="0"/>
                          <w:marTop w:val="0"/>
                          <w:marBottom w:val="0"/>
                          <w:divBdr>
                            <w:top w:val="none" w:sz="0" w:space="0" w:color="auto"/>
                            <w:left w:val="none" w:sz="0" w:space="0" w:color="auto"/>
                            <w:bottom w:val="none" w:sz="0" w:space="0" w:color="auto"/>
                            <w:right w:val="none" w:sz="0" w:space="0" w:color="auto"/>
                          </w:divBdr>
                        </w:div>
                      </w:divsChild>
                    </w:div>
                    <w:div w:id="1196970078">
                      <w:marLeft w:val="0"/>
                      <w:marRight w:val="0"/>
                      <w:marTop w:val="0"/>
                      <w:marBottom w:val="0"/>
                      <w:divBdr>
                        <w:top w:val="none" w:sz="0" w:space="0" w:color="auto"/>
                        <w:left w:val="none" w:sz="0" w:space="0" w:color="auto"/>
                        <w:bottom w:val="none" w:sz="0" w:space="0" w:color="auto"/>
                        <w:right w:val="none" w:sz="0" w:space="0" w:color="auto"/>
                      </w:divBdr>
                      <w:divsChild>
                        <w:div w:id="830409454">
                          <w:marLeft w:val="0"/>
                          <w:marRight w:val="0"/>
                          <w:marTop w:val="0"/>
                          <w:marBottom w:val="0"/>
                          <w:divBdr>
                            <w:top w:val="none" w:sz="0" w:space="0" w:color="auto"/>
                            <w:left w:val="none" w:sz="0" w:space="0" w:color="auto"/>
                            <w:bottom w:val="none" w:sz="0" w:space="0" w:color="auto"/>
                            <w:right w:val="none" w:sz="0" w:space="0" w:color="auto"/>
                          </w:divBdr>
                        </w:div>
                      </w:divsChild>
                    </w:div>
                    <w:div w:id="1722246220">
                      <w:marLeft w:val="0"/>
                      <w:marRight w:val="0"/>
                      <w:marTop w:val="0"/>
                      <w:marBottom w:val="0"/>
                      <w:divBdr>
                        <w:top w:val="none" w:sz="0" w:space="0" w:color="auto"/>
                        <w:left w:val="none" w:sz="0" w:space="0" w:color="auto"/>
                        <w:bottom w:val="none" w:sz="0" w:space="0" w:color="auto"/>
                        <w:right w:val="none" w:sz="0" w:space="0" w:color="auto"/>
                      </w:divBdr>
                      <w:divsChild>
                        <w:div w:id="1292787087">
                          <w:marLeft w:val="0"/>
                          <w:marRight w:val="0"/>
                          <w:marTop w:val="0"/>
                          <w:marBottom w:val="0"/>
                          <w:divBdr>
                            <w:top w:val="none" w:sz="0" w:space="0" w:color="auto"/>
                            <w:left w:val="none" w:sz="0" w:space="0" w:color="auto"/>
                            <w:bottom w:val="none" w:sz="0" w:space="0" w:color="auto"/>
                            <w:right w:val="none" w:sz="0" w:space="0" w:color="auto"/>
                          </w:divBdr>
                        </w:div>
                      </w:divsChild>
                    </w:div>
                    <w:div w:id="1976252338">
                      <w:marLeft w:val="0"/>
                      <w:marRight w:val="0"/>
                      <w:marTop w:val="0"/>
                      <w:marBottom w:val="0"/>
                      <w:divBdr>
                        <w:top w:val="none" w:sz="0" w:space="0" w:color="auto"/>
                        <w:left w:val="none" w:sz="0" w:space="0" w:color="auto"/>
                        <w:bottom w:val="none" w:sz="0" w:space="0" w:color="auto"/>
                        <w:right w:val="none" w:sz="0" w:space="0" w:color="auto"/>
                      </w:divBdr>
                      <w:divsChild>
                        <w:div w:id="1489786776">
                          <w:marLeft w:val="0"/>
                          <w:marRight w:val="0"/>
                          <w:marTop w:val="0"/>
                          <w:marBottom w:val="0"/>
                          <w:divBdr>
                            <w:top w:val="none" w:sz="0" w:space="0" w:color="auto"/>
                            <w:left w:val="none" w:sz="0" w:space="0" w:color="auto"/>
                            <w:bottom w:val="none" w:sz="0" w:space="0" w:color="auto"/>
                            <w:right w:val="none" w:sz="0" w:space="0" w:color="auto"/>
                          </w:divBdr>
                        </w:div>
                      </w:divsChild>
                    </w:div>
                    <w:div w:id="1163550995">
                      <w:marLeft w:val="0"/>
                      <w:marRight w:val="0"/>
                      <w:marTop w:val="0"/>
                      <w:marBottom w:val="0"/>
                      <w:divBdr>
                        <w:top w:val="none" w:sz="0" w:space="0" w:color="auto"/>
                        <w:left w:val="none" w:sz="0" w:space="0" w:color="auto"/>
                        <w:bottom w:val="none" w:sz="0" w:space="0" w:color="auto"/>
                        <w:right w:val="none" w:sz="0" w:space="0" w:color="auto"/>
                      </w:divBdr>
                      <w:divsChild>
                        <w:div w:id="966667549">
                          <w:marLeft w:val="0"/>
                          <w:marRight w:val="0"/>
                          <w:marTop w:val="0"/>
                          <w:marBottom w:val="0"/>
                          <w:divBdr>
                            <w:top w:val="none" w:sz="0" w:space="0" w:color="auto"/>
                            <w:left w:val="none" w:sz="0" w:space="0" w:color="auto"/>
                            <w:bottom w:val="none" w:sz="0" w:space="0" w:color="auto"/>
                            <w:right w:val="none" w:sz="0" w:space="0" w:color="auto"/>
                          </w:divBdr>
                        </w:div>
                      </w:divsChild>
                    </w:div>
                    <w:div w:id="781459439">
                      <w:marLeft w:val="0"/>
                      <w:marRight w:val="0"/>
                      <w:marTop w:val="0"/>
                      <w:marBottom w:val="0"/>
                      <w:divBdr>
                        <w:top w:val="none" w:sz="0" w:space="0" w:color="auto"/>
                        <w:left w:val="none" w:sz="0" w:space="0" w:color="auto"/>
                        <w:bottom w:val="none" w:sz="0" w:space="0" w:color="auto"/>
                        <w:right w:val="none" w:sz="0" w:space="0" w:color="auto"/>
                      </w:divBdr>
                      <w:divsChild>
                        <w:div w:id="738867082">
                          <w:marLeft w:val="0"/>
                          <w:marRight w:val="0"/>
                          <w:marTop w:val="0"/>
                          <w:marBottom w:val="0"/>
                          <w:divBdr>
                            <w:top w:val="none" w:sz="0" w:space="0" w:color="auto"/>
                            <w:left w:val="none" w:sz="0" w:space="0" w:color="auto"/>
                            <w:bottom w:val="none" w:sz="0" w:space="0" w:color="auto"/>
                            <w:right w:val="none" w:sz="0" w:space="0" w:color="auto"/>
                          </w:divBdr>
                        </w:div>
                      </w:divsChild>
                    </w:div>
                    <w:div w:id="500897098">
                      <w:marLeft w:val="0"/>
                      <w:marRight w:val="0"/>
                      <w:marTop w:val="0"/>
                      <w:marBottom w:val="0"/>
                      <w:divBdr>
                        <w:top w:val="none" w:sz="0" w:space="0" w:color="auto"/>
                        <w:left w:val="none" w:sz="0" w:space="0" w:color="auto"/>
                        <w:bottom w:val="none" w:sz="0" w:space="0" w:color="auto"/>
                        <w:right w:val="none" w:sz="0" w:space="0" w:color="auto"/>
                      </w:divBdr>
                      <w:divsChild>
                        <w:div w:id="370040052">
                          <w:marLeft w:val="0"/>
                          <w:marRight w:val="0"/>
                          <w:marTop w:val="0"/>
                          <w:marBottom w:val="0"/>
                          <w:divBdr>
                            <w:top w:val="none" w:sz="0" w:space="0" w:color="auto"/>
                            <w:left w:val="none" w:sz="0" w:space="0" w:color="auto"/>
                            <w:bottom w:val="none" w:sz="0" w:space="0" w:color="auto"/>
                            <w:right w:val="none" w:sz="0" w:space="0" w:color="auto"/>
                          </w:divBdr>
                        </w:div>
                      </w:divsChild>
                    </w:div>
                    <w:div w:id="1241603039">
                      <w:marLeft w:val="0"/>
                      <w:marRight w:val="0"/>
                      <w:marTop w:val="0"/>
                      <w:marBottom w:val="0"/>
                      <w:divBdr>
                        <w:top w:val="none" w:sz="0" w:space="0" w:color="auto"/>
                        <w:left w:val="none" w:sz="0" w:space="0" w:color="auto"/>
                        <w:bottom w:val="none" w:sz="0" w:space="0" w:color="auto"/>
                        <w:right w:val="none" w:sz="0" w:space="0" w:color="auto"/>
                      </w:divBdr>
                      <w:divsChild>
                        <w:div w:id="1273588315">
                          <w:marLeft w:val="0"/>
                          <w:marRight w:val="0"/>
                          <w:marTop w:val="0"/>
                          <w:marBottom w:val="0"/>
                          <w:divBdr>
                            <w:top w:val="none" w:sz="0" w:space="0" w:color="auto"/>
                            <w:left w:val="none" w:sz="0" w:space="0" w:color="auto"/>
                            <w:bottom w:val="none" w:sz="0" w:space="0" w:color="auto"/>
                            <w:right w:val="none" w:sz="0" w:space="0" w:color="auto"/>
                          </w:divBdr>
                        </w:div>
                      </w:divsChild>
                    </w:div>
                    <w:div w:id="1857763996">
                      <w:marLeft w:val="0"/>
                      <w:marRight w:val="0"/>
                      <w:marTop w:val="0"/>
                      <w:marBottom w:val="0"/>
                      <w:divBdr>
                        <w:top w:val="none" w:sz="0" w:space="0" w:color="auto"/>
                        <w:left w:val="none" w:sz="0" w:space="0" w:color="auto"/>
                        <w:bottom w:val="none" w:sz="0" w:space="0" w:color="auto"/>
                        <w:right w:val="none" w:sz="0" w:space="0" w:color="auto"/>
                      </w:divBdr>
                      <w:divsChild>
                        <w:div w:id="274020072">
                          <w:marLeft w:val="0"/>
                          <w:marRight w:val="0"/>
                          <w:marTop w:val="0"/>
                          <w:marBottom w:val="0"/>
                          <w:divBdr>
                            <w:top w:val="none" w:sz="0" w:space="0" w:color="auto"/>
                            <w:left w:val="none" w:sz="0" w:space="0" w:color="auto"/>
                            <w:bottom w:val="none" w:sz="0" w:space="0" w:color="auto"/>
                            <w:right w:val="none" w:sz="0" w:space="0" w:color="auto"/>
                          </w:divBdr>
                        </w:div>
                      </w:divsChild>
                    </w:div>
                    <w:div w:id="1068530379">
                      <w:marLeft w:val="0"/>
                      <w:marRight w:val="0"/>
                      <w:marTop w:val="0"/>
                      <w:marBottom w:val="0"/>
                      <w:divBdr>
                        <w:top w:val="none" w:sz="0" w:space="0" w:color="auto"/>
                        <w:left w:val="none" w:sz="0" w:space="0" w:color="auto"/>
                        <w:bottom w:val="none" w:sz="0" w:space="0" w:color="auto"/>
                        <w:right w:val="none" w:sz="0" w:space="0" w:color="auto"/>
                      </w:divBdr>
                      <w:divsChild>
                        <w:div w:id="249892857">
                          <w:marLeft w:val="0"/>
                          <w:marRight w:val="0"/>
                          <w:marTop w:val="0"/>
                          <w:marBottom w:val="0"/>
                          <w:divBdr>
                            <w:top w:val="none" w:sz="0" w:space="0" w:color="auto"/>
                            <w:left w:val="none" w:sz="0" w:space="0" w:color="auto"/>
                            <w:bottom w:val="none" w:sz="0" w:space="0" w:color="auto"/>
                            <w:right w:val="none" w:sz="0" w:space="0" w:color="auto"/>
                          </w:divBdr>
                        </w:div>
                      </w:divsChild>
                    </w:div>
                    <w:div w:id="1389455894">
                      <w:marLeft w:val="0"/>
                      <w:marRight w:val="0"/>
                      <w:marTop w:val="0"/>
                      <w:marBottom w:val="0"/>
                      <w:divBdr>
                        <w:top w:val="none" w:sz="0" w:space="0" w:color="auto"/>
                        <w:left w:val="none" w:sz="0" w:space="0" w:color="auto"/>
                        <w:bottom w:val="none" w:sz="0" w:space="0" w:color="auto"/>
                        <w:right w:val="none" w:sz="0" w:space="0" w:color="auto"/>
                      </w:divBdr>
                      <w:divsChild>
                        <w:div w:id="1599097176">
                          <w:marLeft w:val="0"/>
                          <w:marRight w:val="0"/>
                          <w:marTop w:val="0"/>
                          <w:marBottom w:val="0"/>
                          <w:divBdr>
                            <w:top w:val="none" w:sz="0" w:space="0" w:color="auto"/>
                            <w:left w:val="none" w:sz="0" w:space="0" w:color="auto"/>
                            <w:bottom w:val="none" w:sz="0" w:space="0" w:color="auto"/>
                            <w:right w:val="none" w:sz="0" w:space="0" w:color="auto"/>
                          </w:divBdr>
                        </w:div>
                      </w:divsChild>
                    </w:div>
                    <w:div w:id="1542982694">
                      <w:marLeft w:val="0"/>
                      <w:marRight w:val="0"/>
                      <w:marTop w:val="0"/>
                      <w:marBottom w:val="0"/>
                      <w:divBdr>
                        <w:top w:val="none" w:sz="0" w:space="0" w:color="auto"/>
                        <w:left w:val="none" w:sz="0" w:space="0" w:color="auto"/>
                        <w:bottom w:val="none" w:sz="0" w:space="0" w:color="auto"/>
                        <w:right w:val="none" w:sz="0" w:space="0" w:color="auto"/>
                      </w:divBdr>
                      <w:divsChild>
                        <w:div w:id="1843200322">
                          <w:marLeft w:val="0"/>
                          <w:marRight w:val="0"/>
                          <w:marTop w:val="0"/>
                          <w:marBottom w:val="0"/>
                          <w:divBdr>
                            <w:top w:val="none" w:sz="0" w:space="0" w:color="auto"/>
                            <w:left w:val="none" w:sz="0" w:space="0" w:color="auto"/>
                            <w:bottom w:val="none" w:sz="0" w:space="0" w:color="auto"/>
                            <w:right w:val="none" w:sz="0" w:space="0" w:color="auto"/>
                          </w:divBdr>
                        </w:div>
                      </w:divsChild>
                    </w:div>
                    <w:div w:id="548148070">
                      <w:marLeft w:val="0"/>
                      <w:marRight w:val="0"/>
                      <w:marTop w:val="0"/>
                      <w:marBottom w:val="0"/>
                      <w:divBdr>
                        <w:top w:val="none" w:sz="0" w:space="0" w:color="auto"/>
                        <w:left w:val="none" w:sz="0" w:space="0" w:color="auto"/>
                        <w:bottom w:val="none" w:sz="0" w:space="0" w:color="auto"/>
                        <w:right w:val="none" w:sz="0" w:space="0" w:color="auto"/>
                      </w:divBdr>
                      <w:divsChild>
                        <w:div w:id="674574287">
                          <w:marLeft w:val="0"/>
                          <w:marRight w:val="0"/>
                          <w:marTop w:val="0"/>
                          <w:marBottom w:val="0"/>
                          <w:divBdr>
                            <w:top w:val="none" w:sz="0" w:space="0" w:color="auto"/>
                            <w:left w:val="none" w:sz="0" w:space="0" w:color="auto"/>
                            <w:bottom w:val="none" w:sz="0" w:space="0" w:color="auto"/>
                            <w:right w:val="none" w:sz="0" w:space="0" w:color="auto"/>
                          </w:divBdr>
                        </w:div>
                      </w:divsChild>
                    </w:div>
                    <w:div w:id="1337920899">
                      <w:marLeft w:val="0"/>
                      <w:marRight w:val="0"/>
                      <w:marTop w:val="0"/>
                      <w:marBottom w:val="0"/>
                      <w:divBdr>
                        <w:top w:val="none" w:sz="0" w:space="0" w:color="auto"/>
                        <w:left w:val="none" w:sz="0" w:space="0" w:color="auto"/>
                        <w:bottom w:val="none" w:sz="0" w:space="0" w:color="auto"/>
                        <w:right w:val="none" w:sz="0" w:space="0" w:color="auto"/>
                      </w:divBdr>
                      <w:divsChild>
                        <w:div w:id="1271548375">
                          <w:marLeft w:val="0"/>
                          <w:marRight w:val="0"/>
                          <w:marTop w:val="0"/>
                          <w:marBottom w:val="0"/>
                          <w:divBdr>
                            <w:top w:val="none" w:sz="0" w:space="0" w:color="auto"/>
                            <w:left w:val="none" w:sz="0" w:space="0" w:color="auto"/>
                            <w:bottom w:val="none" w:sz="0" w:space="0" w:color="auto"/>
                            <w:right w:val="none" w:sz="0" w:space="0" w:color="auto"/>
                          </w:divBdr>
                        </w:div>
                      </w:divsChild>
                    </w:div>
                    <w:div w:id="1945458031">
                      <w:marLeft w:val="0"/>
                      <w:marRight w:val="0"/>
                      <w:marTop w:val="0"/>
                      <w:marBottom w:val="0"/>
                      <w:divBdr>
                        <w:top w:val="none" w:sz="0" w:space="0" w:color="auto"/>
                        <w:left w:val="none" w:sz="0" w:space="0" w:color="auto"/>
                        <w:bottom w:val="none" w:sz="0" w:space="0" w:color="auto"/>
                        <w:right w:val="none" w:sz="0" w:space="0" w:color="auto"/>
                      </w:divBdr>
                      <w:divsChild>
                        <w:div w:id="1402675862">
                          <w:marLeft w:val="0"/>
                          <w:marRight w:val="0"/>
                          <w:marTop w:val="0"/>
                          <w:marBottom w:val="0"/>
                          <w:divBdr>
                            <w:top w:val="none" w:sz="0" w:space="0" w:color="auto"/>
                            <w:left w:val="none" w:sz="0" w:space="0" w:color="auto"/>
                            <w:bottom w:val="none" w:sz="0" w:space="0" w:color="auto"/>
                            <w:right w:val="none" w:sz="0" w:space="0" w:color="auto"/>
                          </w:divBdr>
                        </w:div>
                      </w:divsChild>
                    </w:div>
                    <w:div w:id="2029133614">
                      <w:marLeft w:val="0"/>
                      <w:marRight w:val="0"/>
                      <w:marTop w:val="0"/>
                      <w:marBottom w:val="0"/>
                      <w:divBdr>
                        <w:top w:val="none" w:sz="0" w:space="0" w:color="auto"/>
                        <w:left w:val="none" w:sz="0" w:space="0" w:color="auto"/>
                        <w:bottom w:val="none" w:sz="0" w:space="0" w:color="auto"/>
                        <w:right w:val="none" w:sz="0" w:space="0" w:color="auto"/>
                      </w:divBdr>
                      <w:divsChild>
                        <w:div w:id="443113348">
                          <w:marLeft w:val="0"/>
                          <w:marRight w:val="0"/>
                          <w:marTop w:val="0"/>
                          <w:marBottom w:val="0"/>
                          <w:divBdr>
                            <w:top w:val="none" w:sz="0" w:space="0" w:color="auto"/>
                            <w:left w:val="none" w:sz="0" w:space="0" w:color="auto"/>
                            <w:bottom w:val="none" w:sz="0" w:space="0" w:color="auto"/>
                            <w:right w:val="none" w:sz="0" w:space="0" w:color="auto"/>
                          </w:divBdr>
                        </w:div>
                      </w:divsChild>
                    </w:div>
                    <w:div w:id="1907298020">
                      <w:marLeft w:val="0"/>
                      <w:marRight w:val="0"/>
                      <w:marTop w:val="0"/>
                      <w:marBottom w:val="0"/>
                      <w:divBdr>
                        <w:top w:val="none" w:sz="0" w:space="0" w:color="auto"/>
                        <w:left w:val="none" w:sz="0" w:space="0" w:color="auto"/>
                        <w:bottom w:val="none" w:sz="0" w:space="0" w:color="auto"/>
                        <w:right w:val="none" w:sz="0" w:space="0" w:color="auto"/>
                      </w:divBdr>
                      <w:divsChild>
                        <w:div w:id="1250197299">
                          <w:marLeft w:val="0"/>
                          <w:marRight w:val="0"/>
                          <w:marTop w:val="0"/>
                          <w:marBottom w:val="0"/>
                          <w:divBdr>
                            <w:top w:val="none" w:sz="0" w:space="0" w:color="auto"/>
                            <w:left w:val="none" w:sz="0" w:space="0" w:color="auto"/>
                            <w:bottom w:val="none" w:sz="0" w:space="0" w:color="auto"/>
                            <w:right w:val="none" w:sz="0" w:space="0" w:color="auto"/>
                          </w:divBdr>
                        </w:div>
                      </w:divsChild>
                    </w:div>
                    <w:div w:id="1920627954">
                      <w:marLeft w:val="0"/>
                      <w:marRight w:val="0"/>
                      <w:marTop w:val="0"/>
                      <w:marBottom w:val="0"/>
                      <w:divBdr>
                        <w:top w:val="none" w:sz="0" w:space="0" w:color="auto"/>
                        <w:left w:val="none" w:sz="0" w:space="0" w:color="auto"/>
                        <w:bottom w:val="none" w:sz="0" w:space="0" w:color="auto"/>
                        <w:right w:val="none" w:sz="0" w:space="0" w:color="auto"/>
                      </w:divBdr>
                      <w:divsChild>
                        <w:div w:id="1157107362">
                          <w:marLeft w:val="0"/>
                          <w:marRight w:val="0"/>
                          <w:marTop w:val="0"/>
                          <w:marBottom w:val="0"/>
                          <w:divBdr>
                            <w:top w:val="none" w:sz="0" w:space="0" w:color="auto"/>
                            <w:left w:val="none" w:sz="0" w:space="0" w:color="auto"/>
                            <w:bottom w:val="none" w:sz="0" w:space="0" w:color="auto"/>
                            <w:right w:val="none" w:sz="0" w:space="0" w:color="auto"/>
                          </w:divBdr>
                        </w:div>
                      </w:divsChild>
                    </w:div>
                    <w:div w:id="656343160">
                      <w:marLeft w:val="0"/>
                      <w:marRight w:val="0"/>
                      <w:marTop w:val="0"/>
                      <w:marBottom w:val="0"/>
                      <w:divBdr>
                        <w:top w:val="none" w:sz="0" w:space="0" w:color="auto"/>
                        <w:left w:val="none" w:sz="0" w:space="0" w:color="auto"/>
                        <w:bottom w:val="none" w:sz="0" w:space="0" w:color="auto"/>
                        <w:right w:val="none" w:sz="0" w:space="0" w:color="auto"/>
                      </w:divBdr>
                      <w:divsChild>
                        <w:div w:id="204103601">
                          <w:marLeft w:val="0"/>
                          <w:marRight w:val="0"/>
                          <w:marTop w:val="0"/>
                          <w:marBottom w:val="0"/>
                          <w:divBdr>
                            <w:top w:val="none" w:sz="0" w:space="0" w:color="auto"/>
                            <w:left w:val="none" w:sz="0" w:space="0" w:color="auto"/>
                            <w:bottom w:val="none" w:sz="0" w:space="0" w:color="auto"/>
                            <w:right w:val="none" w:sz="0" w:space="0" w:color="auto"/>
                          </w:divBdr>
                        </w:div>
                      </w:divsChild>
                    </w:div>
                    <w:div w:id="436293977">
                      <w:marLeft w:val="0"/>
                      <w:marRight w:val="0"/>
                      <w:marTop w:val="0"/>
                      <w:marBottom w:val="0"/>
                      <w:divBdr>
                        <w:top w:val="none" w:sz="0" w:space="0" w:color="auto"/>
                        <w:left w:val="none" w:sz="0" w:space="0" w:color="auto"/>
                        <w:bottom w:val="none" w:sz="0" w:space="0" w:color="auto"/>
                        <w:right w:val="none" w:sz="0" w:space="0" w:color="auto"/>
                      </w:divBdr>
                      <w:divsChild>
                        <w:div w:id="93786691">
                          <w:marLeft w:val="0"/>
                          <w:marRight w:val="0"/>
                          <w:marTop w:val="0"/>
                          <w:marBottom w:val="0"/>
                          <w:divBdr>
                            <w:top w:val="none" w:sz="0" w:space="0" w:color="auto"/>
                            <w:left w:val="none" w:sz="0" w:space="0" w:color="auto"/>
                            <w:bottom w:val="none" w:sz="0" w:space="0" w:color="auto"/>
                            <w:right w:val="none" w:sz="0" w:space="0" w:color="auto"/>
                          </w:divBdr>
                        </w:div>
                      </w:divsChild>
                    </w:div>
                    <w:div w:id="902834165">
                      <w:marLeft w:val="0"/>
                      <w:marRight w:val="0"/>
                      <w:marTop w:val="0"/>
                      <w:marBottom w:val="0"/>
                      <w:divBdr>
                        <w:top w:val="none" w:sz="0" w:space="0" w:color="auto"/>
                        <w:left w:val="none" w:sz="0" w:space="0" w:color="auto"/>
                        <w:bottom w:val="none" w:sz="0" w:space="0" w:color="auto"/>
                        <w:right w:val="none" w:sz="0" w:space="0" w:color="auto"/>
                      </w:divBdr>
                      <w:divsChild>
                        <w:div w:id="1807549929">
                          <w:marLeft w:val="0"/>
                          <w:marRight w:val="0"/>
                          <w:marTop w:val="0"/>
                          <w:marBottom w:val="0"/>
                          <w:divBdr>
                            <w:top w:val="none" w:sz="0" w:space="0" w:color="auto"/>
                            <w:left w:val="none" w:sz="0" w:space="0" w:color="auto"/>
                            <w:bottom w:val="none" w:sz="0" w:space="0" w:color="auto"/>
                            <w:right w:val="none" w:sz="0" w:space="0" w:color="auto"/>
                          </w:divBdr>
                        </w:div>
                      </w:divsChild>
                    </w:div>
                    <w:div w:id="494341398">
                      <w:marLeft w:val="0"/>
                      <w:marRight w:val="0"/>
                      <w:marTop w:val="0"/>
                      <w:marBottom w:val="0"/>
                      <w:divBdr>
                        <w:top w:val="none" w:sz="0" w:space="0" w:color="auto"/>
                        <w:left w:val="none" w:sz="0" w:space="0" w:color="auto"/>
                        <w:bottom w:val="none" w:sz="0" w:space="0" w:color="auto"/>
                        <w:right w:val="none" w:sz="0" w:space="0" w:color="auto"/>
                      </w:divBdr>
                      <w:divsChild>
                        <w:div w:id="1831754339">
                          <w:marLeft w:val="0"/>
                          <w:marRight w:val="0"/>
                          <w:marTop w:val="0"/>
                          <w:marBottom w:val="0"/>
                          <w:divBdr>
                            <w:top w:val="none" w:sz="0" w:space="0" w:color="auto"/>
                            <w:left w:val="none" w:sz="0" w:space="0" w:color="auto"/>
                            <w:bottom w:val="none" w:sz="0" w:space="0" w:color="auto"/>
                            <w:right w:val="none" w:sz="0" w:space="0" w:color="auto"/>
                          </w:divBdr>
                        </w:div>
                      </w:divsChild>
                    </w:div>
                    <w:div w:id="1252542671">
                      <w:marLeft w:val="0"/>
                      <w:marRight w:val="0"/>
                      <w:marTop w:val="0"/>
                      <w:marBottom w:val="0"/>
                      <w:divBdr>
                        <w:top w:val="none" w:sz="0" w:space="0" w:color="auto"/>
                        <w:left w:val="none" w:sz="0" w:space="0" w:color="auto"/>
                        <w:bottom w:val="none" w:sz="0" w:space="0" w:color="auto"/>
                        <w:right w:val="none" w:sz="0" w:space="0" w:color="auto"/>
                      </w:divBdr>
                      <w:divsChild>
                        <w:div w:id="448210648">
                          <w:marLeft w:val="0"/>
                          <w:marRight w:val="0"/>
                          <w:marTop w:val="0"/>
                          <w:marBottom w:val="0"/>
                          <w:divBdr>
                            <w:top w:val="none" w:sz="0" w:space="0" w:color="auto"/>
                            <w:left w:val="none" w:sz="0" w:space="0" w:color="auto"/>
                            <w:bottom w:val="none" w:sz="0" w:space="0" w:color="auto"/>
                            <w:right w:val="none" w:sz="0" w:space="0" w:color="auto"/>
                          </w:divBdr>
                        </w:div>
                      </w:divsChild>
                    </w:div>
                    <w:div w:id="393548093">
                      <w:marLeft w:val="0"/>
                      <w:marRight w:val="0"/>
                      <w:marTop w:val="0"/>
                      <w:marBottom w:val="0"/>
                      <w:divBdr>
                        <w:top w:val="none" w:sz="0" w:space="0" w:color="auto"/>
                        <w:left w:val="none" w:sz="0" w:space="0" w:color="auto"/>
                        <w:bottom w:val="none" w:sz="0" w:space="0" w:color="auto"/>
                        <w:right w:val="none" w:sz="0" w:space="0" w:color="auto"/>
                      </w:divBdr>
                      <w:divsChild>
                        <w:div w:id="1377003721">
                          <w:marLeft w:val="0"/>
                          <w:marRight w:val="0"/>
                          <w:marTop w:val="0"/>
                          <w:marBottom w:val="0"/>
                          <w:divBdr>
                            <w:top w:val="none" w:sz="0" w:space="0" w:color="auto"/>
                            <w:left w:val="none" w:sz="0" w:space="0" w:color="auto"/>
                            <w:bottom w:val="none" w:sz="0" w:space="0" w:color="auto"/>
                            <w:right w:val="none" w:sz="0" w:space="0" w:color="auto"/>
                          </w:divBdr>
                        </w:div>
                      </w:divsChild>
                    </w:div>
                    <w:div w:id="388574956">
                      <w:marLeft w:val="0"/>
                      <w:marRight w:val="0"/>
                      <w:marTop w:val="0"/>
                      <w:marBottom w:val="0"/>
                      <w:divBdr>
                        <w:top w:val="none" w:sz="0" w:space="0" w:color="auto"/>
                        <w:left w:val="none" w:sz="0" w:space="0" w:color="auto"/>
                        <w:bottom w:val="none" w:sz="0" w:space="0" w:color="auto"/>
                        <w:right w:val="none" w:sz="0" w:space="0" w:color="auto"/>
                      </w:divBdr>
                      <w:divsChild>
                        <w:div w:id="1460148506">
                          <w:marLeft w:val="0"/>
                          <w:marRight w:val="0"/>
                          <w:marTop w:val="0"/>
                          <w:marBottom w:val="0"/>
                          <w:divBdr>
                            <w:top w:val="none" w:sz="0" w:space="0" w:color="auto"/>
                            <w:left w:val="none" w:sz="0" w:space="0" w:color="auto"/>
                            <w:bottom w:val="none" w:sz="0" w:space="0" w:color="auto"/>
                            <w:right w:val="none" w:sz="0" w:space="0" w:color="auto"/>
                          </w:divBdr>
                        </w:div>
                      </w:divsChild>
                    </w:div>
                    <w:div w:id="2004893030">
                      <w:marLeft w:val="0"/>
                      <w:marRight w:val="0"/>
                      <w:marTop w:val="0"/>
                      <w:marBottom w:val="0"/>
                      <w:divBdr>
                        <w:top w:val="none" w:sz="0" w:space="0" w:color="auto"/>
                        <w:left w:val="none" w:sz="0" w:space="0" w:color="auto"/>
                        <w:bottom w:val="none" w:sz="0" w:space="0" w:color="auto"/>
                        <w:right w:val="none" w:sz="0" w:space="0" w:color="auto"/>
                      </w:divBdr>
                      <w:divsChild>
                        <w:div w:id="424614029">
                          <w:marLeft w:val="0"/>
                          <w:marRight w:val="0"/>
                          <w:marTop w:val="0"/>
                          <w:marBottom w:val="0"/>
                          <w:divBdr>
                            <w:top w:val="none" w:sz="0" w:space="0" w:color="auto"/>
                            <w:left w:val="none" w:sz="0" w:space="0" w:color="auto"/>
                            <w:bottom w:val="none" w:sz="0" w:space="0" w:color="auto"/>
                            <w:right w:val="none" w:sz="0" w:space="0" w:color="auto"/>
                          </w:divBdr>
                        </w:div>
                      </w:divsChild>
                    </w:div>
                    <w:div w:id="2113233379">
                      <w:marLeft w:val="0"/>
                      <w:marRight w:val="0"/>
                      <w:marTop w:val="0"/>
                      <w:marBottom w:val="0"/>
                      <w:divBdr>
                        <w:top w:val="none" w:sz="0" w:space="0" w:color="auto"/>
                        <w:left w:val="none" w:sz="0" w:space="0" w:color="auto"/>
                        <w:bottom w:val="none" w:sz="0" w:space="0" w:color="auto"/>
                        <w:right w:val="none" w:sz="0" w:space="0" w:color="auto"/>
                      </w:divBdr>
                      <w:divsChild>
                        <w:div w:id="144665384">
                          <w:marLeft w:val="0"/>
                          <w:marRight w:val="0"/>
                          <w:marTop w:val="0"/>
                          <w:marBottom w:val="0"/>
                          <w:divBdr>
                            <w:top w:val="none" w:sz="0" w:space="0" w:color="auto"/>
                            <w:left w:val="none" w:sz="0" w:space="0" w:color="auto"/>
                            <w:bottom w:val="none" w:sz="0" w:space="0" w:color="auto"/>
                            <w:right w:val="none" w:sz="0" w:space="0" w:color="auto"/>
                          </w:divBdr>
                        </w:div>
                      </w:divsChild>
                    </w:div>
                    <w:div w:id="1279868905">
                      <w:marLeft w:val="0"/>
                      <w:marRight w:val="0"/>
                      <w:marTop w:val="0"/>
                      <w:marBottom w:val="0"/>
                      <w:divBdr>
                        <w:top w:val="none" w:sz="0" w:space="0" w:color="auto"/>
                        <w:left w:val="none" w:sz="0" w:space="0" w:color="auto"/>
                        <w:bottom w:val="none" w:sz="0" w:space="0" w:color="auto"/>
                        <w:right w:val="none" w:sz="0" w:space="0" w:color="auto"/>
                      </w:divBdr>
                      <w:divsChild>
                        <w:div w:id="1968124213">
                          <w:marLeft w:val="0"/>
                          <w:marRight w:val="0"/>
                          <w:marTop w:val="0"/>
                          <w:marBottom w:val="0"/>
                          <w:divBdr>
                            <w:top w:val="none" w:sz="0" w:space="0" w:color="auto"/>
                            <w:left w:val="none" w:sz="0" w:space="0" w:color="auto"/>
                            <w:bottom w:val="none" w:sz="0" w:space="0" w:color="auto"/>
                            <w:right w:val="none" w:sz="0" w:space="0" w:color="auto"/>
                          </w:divBdr>
                        </w:div>
                      </w:divsChild>
                    </w:div>
                    <w:div w:id="2142535334">
                      <w:marLeft w:val="0"/>
                      <w:marRight w:val="0"/>
                      <w:marTop w:val="0"/>
                      <w:marBottom w:val="0"/>
                      <w:divBdr>
                        <w:top w:val="none" w:sz="0" w:space="0" w:color="auto"/>
                        <w:left w:val="none" w:sz="0" w:space="0" w:color="auto"/>
                        <w:bottom w:val="none" w:sz="0" w:space="0" w:color="auto"/>
                        <w:right w:val="none" w:sz="0" w:space="0" w:color="auto"/>
                      </w:divBdr>
                      <w:divsChild>
                        <w:div w:id="1602107496">
                          <w:marLeft w:val="0"/>
                          <w:marRight w:val="0"/>
                          <w:marTop w:val="0"/>
                          <w:marBottom w:val="0"/>
                          <w:divBdr>
                            <w:top w:val="none" w:sz="0" w:space="0" w:color="auto"/>
                            <w:left w:val="none" w:sz="0" w:space="0" w:color="auto"/>
                            <w:bottom w:val="none" w:sz="0" w:space="0" w:color="auto"/>
                            <w:right w:val="none" w:sz="0" w:space="0" w:color="auto"/>
                          </w:divBdr>
                        </w:div>
                      </w:divsChild>
                    </w:div>
                    <w:div w:id="1906842995">
                      <w:marLeft w:val="0"/>
                      <w:marRight w:val="0"/>
                      <w:marTop w:val="0"/>
                      <w:marBottom w:val="0"/>
                      <w:divBdr>
                        <w:top w:val="none" w:sz="0" w:space="0" w:color="auto"/>
                        <w:left w:val="none" w:sz="0" w:space="0" w:color="auto"/>
                        <w:bottom w:val="none" w:sz="0" w:space="0" w:color="auto"/>
                        <w:right w:val="none" w:sz="0" w:space="0" w:color="auto"/>
                      </w:divBdr>
                      <w:divsChild>
                        <w:div w:id="1135218909">
                          <w:marLeft w:val="0"/>
                          <w:marRight w:val="0"/>
                          <w:marTop w:val="0"/>
                          <w:marBottom w:val="0"/>
                          <w:divBdr>
                            <w:top w:val="none" w:sz="0" w:space="0" w:color="auto"/>
                            <w:left w:val="none" w:sz="0" w:space="0" w:color="auto"/>
                            <w:bottom w:val="none" w:sz="0" w:space="0" w:color="auto"/>
                            <w:right w:val="none" w:sz="0" w:space="0" w:color="auto"/>
                          </w:divBdr>
                        </w:div>
                      </w:divsChild>
                    </w:div>
                    <w:div w:id="102112962">
                      <w:marLeft w:val="0"/>
                      <w:marRight w:val="0"/>
                      <w:marTop w:val="0"/>
                      <w:marBottom w:val="0"/>
                      <w:divBdr>
                        <w:top w:val="none" w:sz="0" w:space="0" w:color="auto"/>
                        <w:left w:val="none" w:sz="0" w:space="0" w:color="auto"/>
                        <w:bottom w:val="none" w:sz="0" w:space="0" w:color="auto"/>
                        <w:right w:val="none" w:sz="0" w:space="0" w:color="auto"/>
                      </w:divBdr>
                      <w:divsChild>
                        <w:div w:id="1585534098">
                          <w:marLeft w:val="0"/>
                          <w:marRight w:val="0"/>
                          <w:marTop w:val="0"/>
                          <w:marBottom w:val="0"/>
                          <w:divBdr>
                            <w:top w:val="none" w:sz="0" w:space="0" w:color="auto"/>
                            <w:left w:val="none" w:sz="0" w:space="0" w:color="auto"/>
                            <w:bottom w:val="none" w:sz="0" w:space="0" w:color="auto"/>
                            <w:right w:val="none" w:sz="0" w:space="0" w:color="auto"/>
                          </w:divBdr>
                        </w:div>
                      </w:divsChild>
                    </w:div>
                    <w:div w:id="240021229">
                      <w:marLeft w:val="0"/>
                      <w:marRight w:val="0"/>
                      <w:marTop w:val="0"/>
                      <w:marBottom w:val="0"/>
                      <w:divBdr>
                        <w:top w:val="none" w:sz="0" w:space="0" w:color="auto"/>
                        <w:left w:val="none" w:sz="0" w:space="0" w:color="auto"/>
                        <w:bottom w:val="none" w:sz="0" w:space="0" w:color="auto"/>
                        <w:right w:val="none" w:sz="0" w:space="0" w:color="auto"/>
                      </w:divBdr>
                      <w:divsChild>
                        <w:div w:id="181483618">
                          <w:marLeft w:val="0"/>
                          <w:marRight w:val="0"/>
                          <w:marTop w:val="0"/>
                          <w:marBottom w:val="0"/>
                          <w:divBdr>
                            <w:top w:val="none" w:sz="0" w:space="0" w:color="auto"/>
                            <w:left w:val="none" w:sz="0" w:space="0" w:color="auto"/>
                            <w:bottom w:val="none" w:sz="0" w:space="0" w:color="auto"/>
                            <w:right w:val="none" w:sz="0" w:space="0" w:color="auto"/>
                          </w:divBdr>
                        </w:div>
                      </w:divsChild>
                    </w:div>
                    <w:div w:id="280696468">
                      <w:marLeft w:val="0"/>
                      <w:marRight w:val="0"/>
                      <w:marTop w:val="0"/>
                      <w:marBottom w:val="0"/>
                      <w:divBdr>
                        <w:top w:val="none" w:sz="0" w:space="0" w:color="auto"/>
                        <w:left w:val="none" w:sz="0" w:space="0" w:color="auto"/>
                        <w:bottom w:val="none" w:sz="0" w:space="0" w:color="auto"/>
                        <w:right w:val="none" w:sz="0" w:space="0" w:color="auto"/>
                      </w:divBdr>
                      <w:divsChild>
                        <w:div w:id="492069789">
                          <w:marLeft w:val="0"/>
                          <w:marRight w:val="0"/>
                          <w:marTop w:val="0"/>
                          <w:marBottom w:val="0"/>
                          <w:divBdr>
                            <w:top w:val="none" w:sz="0" w:space="0" w:color="auto"/>
                            <w:left w:val="none" w:sz="0" w:space="0" w:color="auto"/>
                            <w:bottom w:val="none" w:sz="0" w:space="0" w:color="auto"/>
                            <w:right w:val="none" w:sz="0" w:space="0" w:color="auto"/>
                          </w:divBdr>
                        </w:div>
                      </w:divsChild>
                    </w:div>
                    <w:div w:id="1771192627">
                      <w:marLeft w:val="0"/>
                      <w:marRight w:val="0"/>
                      <w:marTop w:val="0"/>
                      <w:marBottom w:val="0"/>
                      <w:divBdr>
                        <w:top w:val="none" w:sz="0" w:space="0" w:color="auto"/>
                        <w:left w:val="none" w:sz="0" w:space="0" w:color="auto"/>
                        <w:bottom w:val="none" w:sz="0" w:space="0" w:color="auto"/>
                        <w:right w:val="none" w:sz="0" w:space="0" w:color="auto"/>
                      </w:divBdr>
                      <w:divsChild>
                        <w:div w:id="673605775">
                          <w:marLeft w:val="0"/>
                          <w:marRight w:val="0"/>
                          <w:marTop w:val="0"/>
                          <w:marBottom w:val="0"/>
                          <w:divBdr>
                            <w:top w:val="none" w:sz="0" w:space="0" w:color="auto"/>
                            <w:left w:val="none" w:sz="0" w:space="0" w:color="auto"/>
                            <w:bottom w:val="none" w:sz="0" w:space="0" w:color="auto"/>
                            <w:right w:val="none" w:sz="0" w:space="0" w:color="auto"/>
                          </w:divBdr>
                        </w:div>
                      </w:divsChild>
                    </w:div>
                    <w:div w:id="272400009">
                      <w:marLeft w:val="0"/>
                      <w:marRight w:val="0"/>
                      <w:marTop w:val="0"/>
                      <w:marBottom w:val="0"/>
                      <w:divBdr>
                        <w:top w:val="none" w:sz="0" w:space="0" w:color="auto"/>
                        <w:left w:val="none" w:sz="0" w:space="0" w:color="auto"/>
                        <w:bottom w:val="none" w:sz="0" w:space="0" w:color="auto"/>
                        <w:right w:val="none" w:sz="0" w:space="0" w:color="auto"/>
                      </w:divBdr>
                      <w:divsChild>
                        <w:div w:id="1252466694">
                          <w:marLeft w:val="0"/>
                          <w:marRight w:val="0"/>
                          <w:marTop w:val="0"/>
                          <w:marBottom w:val="0"/>
                          <w:divBdr>
                            <w:top w:val="none" w:sz="0" w:space="0" w:color="auto"/>
                            <w:left w:val="none" w:sz="0" w:space="0" w:color="auto"/>
                            <w:bottom w:val="none" w:sz="0" w:space="0" w:color="auto"/>
                            <w:right w:val="none" w:sz="0" w:space="0" w:color="auto"/>
                          </w:divBdr>
                        </w:div>
                      </w:divsChild>
                    </w:div>
                    <w:div w:id="1796750192">
                      <w:marLeft w:val="0"/>
                      <w:marRight w:val="0"/>
                      <w:marTop w:val="0"/>
                      <w:marBottom w:val="0"/>
                      <w:divBdr>
                        <w:top w:val="none" w:sz="0" w:space="0" w:color="auto"/>
                        <w:left w:val="none" w:sz="0" w:space="0" w:color="auto"/>
                        <w:bottom w:val="none" w:sz="0" w:space="0" w:color="auto"/>
                        <w:right w:val="none" w:sz="0" w:space="0" w:color="auto"/>
                      </w:divBdr>
                      <w:divsChild>
                        <w:div w:id="137311118">
                          <w:marLeft w:val="0"/>
                          <w:marRight w:val="0"/>
                          <w:marTop w:val="0"/>
                          <w:marBottom w:val="0"/>
                          <w:divBdr>
                            <w:top w:val="none" w:sz="0" w:space="0" w:color="auto"/>
                            <w:left w:val="none" w:sz="0" w:space="0" w:color="auto"/>
                            <w:bottom w:val="none" w:sz="0" w:space="0" w:color="auto"/>
                            <w:right w:val="none" w:sz="0" w:space="0" w:color="auto"/>
                          </w:divBdr>
                        </w:div>
                      </w:divsChild>
                    </w:div>
                    <w:div w:id="1359282253">
                      <w:marLeft w:val="0"/>
                      <w:marRight w:val="0"/>
                      <w:marTop w:val="0"/>
                      <w:marBottom w:val="0"/>
                      <w:divBdr>
                        <w:top w:val="none" w:sz="0" w:space="0" w:color="auto"/>
                        <w:left w:val="none" w:sz="0" w:space="0" w:color="auto"/>
                        <w:bottom w:val="none" w:sz="0" w:space="0" w:color="auto"/>
                        <w:right w:val="none" w:sz="0" w:space="0" w:color="auto"/>
                      </w:divBdr>
                      <w:divsChild>
                        <w:div w:id="1138374638">
                          <w:marLeft w:val="0"/>
                          <w:marRight w:val="0"/>
                          <w:marTop w:val="0"/>
                          <w:marBottom w:val="0"/>
                          <w:divBdr>
                            <w:top w:val="none" w:sz="0" w:space="0" w:color="auto"/>
                            <w:left w:val="none" w:sz="0" w:space="0" w:color="auto"/>
                            <w:bottom w:val="none" w:sz="0" w:space="0" w:color="auto"/>
                            <w:right w:val="none" w:sz="0" w:space="0" w:color="auto"/>
                          </w:divBdr>
                        </w:div>
                      </w:divsChild>
                    </w:div>
                    <w:div w:id="1566141493">
                      <w:marLeft w:val="0"/>
                      <w:marRight w:val="0"/>
                      <w:marTop w:val="0"/>
                      <w:marBottom w:val="0"/>
                      <w:divBdr>
                        <w:top w:val="none" w:sz="0" w:space="0" w:color="auto"/>
                        <w:left w:val="none" w:sz="0" w:space="0" w:color="auto"/>
                        <w:bottom w:val="none" w:sz="0" w:space="0" w:color="auto"/>
                        <w:right w:val="none" w:sz="0" w:space="0" w:color="auto"/>
                      </w:divBdr>
                      <w:divsChild>
                        <w:div w:id="2136408163">
                          <w:marLeft w:val="0"/>
                          <w:marRight w:val="0"/>
                          <w:marTop w:val="0"/>
                          <w:marBottom w:val="0"/>
                          <w:divBdr>
                            <w:top w:val="none" w:sz="0" w:space="0" w:color="auto"/>
                            <w:left w:val="none" w:sz="0" w:space="0" w:color="auto"/>
                            <w:bottom w:val="none" w:sz="0" w:space="0" w:color="auto"/>
                            <w:right w:val="none" w:sz="0" w:space="0" w:color="auto"/>
                          </w:divBdr>
                        </w:div>
                      </w:divsChild>
                    </w:div>
                    <w:div w:id="767317040">
                      <w:marLeft w:val="0"/>
                      <w:marRight w:val="0"/>
                      <w:marTop w:val="0"/>
                      <w:marBottom w:val="0"/>
                      <w:divBdr>
                        <w:top w:val="none" w:sz="0" w:space="0" w:color="auto"/>
                        <w:left w:val="none" w:sz="0" w:space="0" w:color="auto"/>
                        <w:bottom w:val="none" w:sz="0" w:space="0" w:color="auto"/>
                        <w:right w:val="none" w:sz="0" w:space="0" w:color="auto"/>
                      </w:divBdr>
                      <w:divsChild>
                        <w:div w:id="1378820403">
                          <w:marLeft w:val="0"/>
                          <w:marRight w:val="0"/>
                          <w:marTop w:val="0"/>
                          <w:marBottom w:val="0"/>
                          <w:divBdr>
                            <w:top w:val="none" w:sz="0" w:space="0" w:color="auto"/>
                            <w:left w:val="none" w:sz="0" w:space="0" w:color="auto"/>
                            <w:bottom w:val="none" w:sz="0" w:space="0" w:color="auto"/>
                            <w:right w:val="none" w:sz="0" w:space="0" w:color="auto"/>
                          </w:divBdr>
                        </w:div>
                      </w:divsChild>
                    </w:div>
                    <w:div w:id="2132556815">
                      <w:marLeft w:val="0"/>
                      <w:marRight w:val="0"/>
                      <w:marTop w:val="0"/>
                      <w:marBottom w:val="0"/>
                      <w:divBdr>
                        <w:top w:val="none" w:sz="0" w:space="0" w:color="auto"/>
                        <w:left w:val="none" w:sz="0" w:space="0" w:color="auto"/>
                        <w:bottom w:val="none" w:sz="0" w:space="0" w:color="auto"/>
                        <w:right w:val="none" w:sz="0" w:space="0" w:color="auto"/>
                      </w:divBdr>
                      <w:divsChild>
                        <w:div w:id="1631983024">
                          <w:marLeft w:val="0"/>
                          <w:marRight w:val="0"/>
                          <w:marTop w:val="0"/>
                          <w:marBottom w:val="0"/>
                          <w:divBdr>
                            <w:top w:val="none" w:sz="0" w:space="0" w:color="auto"/>
                            <w:left w:val="none" w:sz="0" w:space="0" w:color="auto"/>
                            <w:bottom w:val="none" w:sz="0" w:space="0" w:color="auto"/>
                            <w:right w:val="none" w:sz="0" w:space="0" w:color="auto"/>
                          </w:divBdr>
                        </w:div>
                      </w:divsChild>
                    </w:div>
                    <w:div w:id="1592007595">
                      <w:marLeft w:val="0"/>
                      <w:marRight w:val="0"/>
                      <w:marTop w:val="0"/>
                      <w:marBottom w:val="0"/>
                      <w:divBdr>
                        <w:top w:val="none" w:sz="0" w:space="0" w:color="auto"/>
                        <w:left w:val="none" w:sz="0" w:space="0" w:color="auto"/>
                        <w:bottom w:val="none" w:sz="0" w:space="0" w:color="auto"/>
                        <w:right w:val="none" w:sz="0" w:space="0" w:color="auto"/>
                      </w:divBdr>
                      <w:divsChild>
                        <w:div w:id="877157672">
                          <w:marLeft w:val="0"/>
                          <w:marRight w:val="0"/>
                          <w:marTop w:val="0"/>
                          <w:marBottom w:val="0"/>
                          <w:divBdr>
                            <w:top w:val="none" w:sz="0" w:space="0" w:color="auto"/>
                            <w:left w:val="none" w:sz="0" w:space="0" w:color="auto"/>
                            <w:bottom w:val="none" w:sz="0" w:space="0" w:color="auto"/>
                            <w:right w:val="none" w:sz="0" w:space="0" w:color="auto"/>
                          </w:divBdr>
                        </w:div>
                      </w:divsChild>
                    </w:div>
                    <w:div w:id="1475443075">
                      <w:marLeft w:val="0"/>
                      <w:marRight w:val="0"/>
                      <w:marTop w:val="0"/>
                      <w:marBottom w:val="0"/>
                      <w:divBdr>
                        <w:top w:val="none" w:sz="0" w:space="0" w:color="auto"/>
                        <w:left w:val="none" w:sz="0" w:space="0" w:color="auto"/>
                        <w:bottom w:val="none" w:sz="0" w:space="0" w:color="auto"/>
                        <w:right w:val="none" w:sz="0" w:space="0" w:color="auto"/>
                      </w:divBdr>
                      <w:divsChild>
                        <w:div w:id="28065845">
                          <w:marLeft w:val="0"/>
                          <w:marRight w:val="0"/>
                          <w:marTop w:val="0"/>
                          <w:marBottom w:val="0"/>
                          <w:divBdr>
                            <w:top w:val="none" w:sz="0" w:space="0" w:color="auto"/>
                            <w:left w:val="none" w:sz="0" w:space="0" w:color="auto"/>
                            <w:bottom w:val="none" w:sz="0" w:space="0" w:color="auto"/>
                            <w:right w:val="none" w:sz="0" w:space="0" w:color="auto"/>
                          </w:divBdr>
                        </w:div>
                      </w:divsChild>
                    </w:div>
                    <w:div w:id="558592192">
                      <w:marLeft w:val="0"/>
                      <w:marRight w:val="0"/>
                      <w:marTop w:val="0"/>
                      <w:marBottom w:val="0"/>
                      <w:divBdr>
                        <w:top w:val="none" w:sz="0" w:space="0" w:color="auto"/>
                        <w:left w:val="none" w:sz="0" w:space="0" w:color="auto"/>
                        <w:bottom w:val="none" w:sz="0" w:space="0" w:color="auto"/>
                        <w:right w:val="none" w:sz="0" w:space="0" w:color="auto"/>
                      </w:divBdr>
                      <w:divsChild>
                        <w:div w:id="837382656">
                          <w:marLeft w:val="0"/>
                          <w:marRight w:val="0"/>
                          <w:marTop w:val="0"/>
                          <w:marBottom w:val="0"/>
                          <w:divBdr>
                            <w:top w:val="none" w:sz="0" w:space="0" w:color="auto"/>
                            <w:left w:val="none" w:sz="0" w:space="0" w:color="auto"/>
                            <w:bottom w:val="none" w:sz="0" w:space="0" w:color="auto"/>
                            <w:right w:val="none" w:sz="0" w:space="0" w:color="auto"/>
                          </w:divBdr>
                        </w:div>
                      </w:divsChild>
                    </w:div>
                    <w:div w:id="521012541">
                      <w:marLeft w:val="0"/>
                      <w:marRight w:val="0"/>
                      <w:marTop w:val="0"/>
                      <w:marBottom w:val="0"/>
                      <w:divBdr>
                        <w:top w:val="none" w:sz="0" w:space="0" w:color="auto"/>
                        <w:left w:val="none" w:sz="0" w:space="0" w:color="auto"/>
                        <w:bottom w:val="none" w:sz="0" w:space="0" w:color="auto"/>
                        <w:right w:val="none" w:sz="0" w:space="0" w:color="auto"/>
                      </w:divBdr>
                      <w:divsChild>
                        <w:div w:id="640421556">
                          <w:marLeft w:val="0"/>
                          <w:marRight w:val="0"/>
                          <w:marTop w:val="0"/>
                          <w:marBottom w:val="0"/>
                          <w:divBdr>
                            <w:top w:val="none" w:sz="0" w:space="0" w:color="auto"/>
                            <w:left w:val="none" w:sz="0" w:space="0" w:color="auto"/>
                            <w:bottom w:val="none" w:sz="0" w:space="0" w:color="auto"/>
                            <w:right w:val="none" w:sz="0" w:space="0" w:color="auto"/>
                          </w:divBdr>
                        </w:div>
                      </w:divsChild>
                    </w:div>
                    <w:div w:id="929656292">
                      <w:marLeft w:val="0"/>
                      <w:marRight w:val="0"/>
                      <w:marTop w:val="0"/>
                      <w:marBottom w:val="0"/>
                      <w:divBdr>
                        <w:top w:val="none" w:sz="0" w:space="0" w:color="auto"/>
                        <w:left w:val="none" w:sz="0" w:space="0" w:color="auto"/>
                        <w:bottom w:val="none" w:sz="0" w:space="0" w:color="auto"/>
                        <w:right w:val="none" w:sz="0" w:space="0" w:color="auto"/>
                      </w:divBdr>
                      <w:divsChild>
                        <w:div w:id="2020304317">
                          <w:marLeft w:val="0"/>
                          <w:marRight w:val="0"/>
                          <w:marTop w:val="0"/>
                          <w:marBottom w:val="0"/>
                          <w:divBdr>
                            <w:top w:val="none" w:sz="0" w:space="0" w:color="auto"/>
                            <w:left w:val="none" w:sz="0" w:space="0" w:color="auto"/>
                            <w:bottom w:val="none" w:sz="0" w:space="0" w:color="auto"/>
                            <w:right w:val="none" w:sz="0" w:space="0" w:color="auto"/>
                          </w:divBdr>
                        </w:div>
                      </w:divsChild>
                    </w:div>
                    <w:div w:id="1290743672">
                      <w:marLeft w:val="0"/>
                      <w:marRight w:val="0"/>
                      <w:marTop w:val="0"/>
                      <w:marBottom w:val="0"/>
                      <w:divBdr>
                        <w:top w:val="none" w:sz="0" w:space="0" w:color="auto"/>
                        <w:left w:val="none" w:sz="0" w:space="0" w:color="auto"/>
                        <w:bottom w:val="none" w:sz="0" w:space="0" w:color="auto"/>
                        <w:right w:val="none" w:sz="0" w:space="0" w:color="auto"/>
                      </w:divBdr>
                      <w:divsChild>
                        <w:div w:id="1848136311">
                          <w:marLeft w:val="0"/>
                          <w:marRight w:val="0"/>
                          <w:marTop w:val="0"/>
                          <w:marBottom w:val="0"/>
                          <w:divBdr>
                            <w:top w:val="none" w:sz="0" w:space="0" w:color="auto"/>
                            <w:left w:val="none" w:sz="0" w:space="0" w:color="auto"/>
                            <w:bottom w:val="none" w:sz="0" w:space="0" w:color="auto"/>
                            <w:right w:val="none" w:sz="0" w:space="0" w:color="auto"/>
                          </w:divBdr>
                        </w:div>
                      </w:divsChild>
                    </w:div>
                    <w:div w:id="890994682">
                      <w:marLeft w:val="0"/>
                      <w:marRight w:val="0"/>
                      <w:marTop w:val="0"/>
                      <w:marBottom w:val="0"/>
                      <w:divBdr>
                        <w:top w:val="none" w:sz="0" w:space="0" w:color="auto"/>
                        <w:left w:val="none" w:sz="0" w:space="0" w:color="auto"/>
                        <w:bottom w:val="none" w:sz="0" w:space="0" w:color="auto"/>
                        <w:right w:val="none" w:sz="0" w:space="0" w:color="auto"/>
                      </w:divBdr>
                      <w:divsChild>
                        <w:div w:id="347220012">
                          <w:marLeft w:val="0"/>
                          <w:marRight w:val="0"/>
                          <w:marTop w:val="0"/>
                          <w:marBottom w:val="0"/>
                          <w:divBdr>
                            <w:top w:val="none" w:sz="0" w:space="0" w:color="auto"/>
                            <w:left w:val="none" w:sz="0" w:space="0" w:color="auto"/>
                            <w:bottom w:val="none" w:sz="0" w:space="0" w:color="auto"/>
                            <w:right w:val="none" w:sz="0" w:space="0" w:color="auto"/>
                          </w:divBdr>
                        </w:div>
                      </w:divsChild>
                    </w:div>
                    <w:div w:id="313067672">
                      <w:marLeft w:val="0"/>
                      <w:marRight w:val="0"/>
                      <w:marTop w:val="0"/>
                      <w:marBottom w:val="0"/>
                      <w:divBdr>
                        <w:top w:val="none" w:sz="0" w:space="0" w:color="auto"/>
                        <w:left w:val="none" w:sz="0" w:space="0" w:color="auto"/>
                        <w:bottom w:val="none" w:sz="0" w:space="0" w:color="auto"/>
                        <w:right w:val="none" w:sz="0" w:space="0" w:color="auto"/>
                      </w:divBdr>
                      <w:divsChild>
                        <w:div w:id="1104960125">
                          <w:marLeft w:val="0"/>
                          <w:marRight w:val="0"/>
                          <w:marTop w:val="0"/>
                          <w:marBottom w:val="0"/>
                          <w:divBdr>
                            <w:top w:val="none" w:sz="0" w:space="0" w:color="auto"/>
                            <w:left w:val="none" w:sz="0" w:space="0" w:color="auto"/>
                            <w:bottom w:val="none" w:sz="0" w:space="0" w:color="auto"/>
                            <w:right w:val="none" w:sz="0" w:space="0" w:color="auto"/>
                          </w:divBdr>
                        </w:div>
                      </w:divsChild>
                    </w:div>
                    <w:div w:id="1204752779">
                      <w:marLeft w:val="0"/>
                      <w:marRight w:val="0"/>
                      <w:marTop w:val="0"/>
                      <w:marBottom w:val="0"/>
                      <w:divBdr>
                        <w:top w:val="none" w:sz="0" w:space="0" w:color="auto"/>
                        <w:left w:val="none" w:sz="0" w:space="0" w:color="auto"/>
                        <w:bottom w:val="none" w:sz="0" w:space="0" w:color="auto"/>
                        <w:right w:val="none" w:sz="0" w:space="0" w:color="auto"/>
                      </w:divBdr>
                      <w:divsChild>
                        <w:div w:id="1205829459">
                          <w:marLeft w:val="0"/>
                          <w:marRight w:val="0"/>
                          <w:marTop w:val="0"/>
                          <w:marBottom w:val="0"/>
                          <w:divBdr>
                            <w:top w:val="none" w:sz="0" w:space="0" w:color="auto"/>
                            <w:left w:val="none" w:sz="0" w:space="0" w:color="auto"/>
                            <w:bottom w:val="none" w:sz="0" w:space="0" w:color="auto"/>
                            <w:right w:val="none" w:sz="0" w:space="0" w:color="auto"/>
                          </w:divBdr>
                        </w:div>
                      </w:divsChild>
                    </w:div>
                    <w:div w:id="976950857">
                      <w:marLeft w:val="0"/>
                      <w:marRight w:val="0"/>
                      <w:marTop w:val="0"/>
                      <w:marBottom w:val="0"/>
                      <w:divBdr>
                        <w:top w:val="none" w:sz="0" w:space="0" w:color="auto"/>
                        <w:left w:val="none" w:sz="0" w:space="0" w:color="auto"/>
                        <w:bottom w:val="none" w:sz="0" w:space="0" w:color="auto"/>
                        <w:right w:val="none" w:sz="0" w:space="0" w:color="auto"/>
                      </w:divBdr>
                      <w:divsChild>
                        <w:div w:id="553809713">
                          <w:marLeft w:val="0"/>
                          <w:marRight w:val="0"/>
                          <w:marTop w:val="0"/>
                          <w:marBottom w:val="0"/>
                          <w:divBdr>
                            <w:top w:val="none" w:sz="0" w:space="0" w:color="auto"/>
                            <w:left w:val="none" w:sz="0" w:space="0" w:color="auto"/>
                            <w:bottom w:val="none" w:sz="0" w:space="0" w:color="auto"/>
                            <w:right w:val="none" w:sz="0" w:space="0" w:color="auto"/>
                          </w:divBdr>
                        </w:div>
                      </w:divsChild>
                    </w:div>
                    <w:div w:id="2136291977">
                      <w:marLeft w:val="0"/>
                      <w:marRight w:val="0"/>
                      <w:marTop w:val="0"/>
                      <w:marBottom w:val="0"/>
                      <w:divBdr>
                        <w:top w:val="none" w:sz="0" w:space="0" w:color="auto"/>
                        <w:left w:val="none" w:sz="0" w:space="0" w:color="auto"/>
                        <w:bottom w:val="none" w:sz="0" w:space="0" w:color="auto"/>
                        <w:right w:val="none" w:sz="0" w:space="0" w:color="auto"/>
                      </w:divBdr>
                      <w:divsChild>
                        <w:div w:id="1991251566">
                          <w:marLeft w:val="0"/>
                          <w:marRight w:val="0"/>
                          <w:marTop w:val="0"/>
                          <w:marBottom w:val="0"/>
                          <w:divBdr>
                            <w:top w:val="none" w:sz="0" w:space="0" w:color="auto"/>
                            <w:left w:val="none" w:sz="0" w:space="0" w:color="auto"/>
                            <w:bottom w:val="none" w:sz="0" w:space="0" w:color="auto"/>
                            <w:right w:val="none" w:sz="0" w:space="0" w:color="auto"/>
                          </w:divBdr>
                        </w:div>
                      </w:divsChild>
                    </w:div>
                    <w:div w:id="1871137598">
                      <w:marLeft w:val="0"/>
                      <w:marRight w:val="0"/>
                      <w:marTop w:val="0"/>
                      <w:marBottom w:val="0"/>
                      <w:divBdr>
                        <w:top w:val="none" w:sz="0" w:space="0" w:color="auto"/>
                        <w:left w:val="none" w:sz="0" w:space="0" w:color="auto"/>
                        <w:bottom w:val="none" w:sz="0" w:space="0" w:color="auto"/>
                        <w:right w:val="none" w:sz="0" w:space="0" w:color="auto"/>
                      </w:divBdr>
                      <w:divsChild>
                        <w:div w:id="741489497">
                          <w:marLeft w:val="0"/>
                          <w:marRight w:val="0"/>
                          <w:marTop w:val="0"/>
                          <w:marBottom w:val="0"/>
                          <w:divBdr>
                            <w:top w:val="none" w:sz="0" w:space="0" w:color="auto"/>
                            <w:left w:val="none" w:sz="0" w:space="0" w:color="auto"/>
                            <w:bottom w:val="none" w:sz="0" w:space="0" w:color="auto"/>
                            <w:right w:val="none" w:sz="0" w:space="0" w:color="auto"/>
                          </w:divBdr>
                        </w:div>
                      </w:divsChild>
                    </w:div>
                    <w:div w:id="337391402">
                      <w:marLeft w:val="0"/>
                      <w:marRight w:val="0"/>
                      <w:marTop w:val="0"/>
                      <w:marBottom w:val="0"/>
                      <w:divBdr>
                        <w:top w:val="none" w:sz="0" w:space="0" w:color="auto"/>
                        <w:left w:val="none" w:sz="0" w:space="0" w:color="auto"/>
                        <w:bottom w:val="none" w:sz="0" w:space="0" w:color="auto"/>
                        <w:right w:val="none" w:sz="0" w:space="0" w:color="auto"/>
                      </w:divBdr>
                      <w:divsChild>
                        <w:div w:id="383676184">
                          <w:marLeft w:val="0"/>
                          <w:marRight w:val="0"/>
                          <w:marTop w:val="0"/>
                          <w:marBottom w:val="0"/>
                          <w:divBdr>
                            <w:top w:val="none" w:sz="0" w:space="0" w:color="auto"/>
                            <w:left w:val="none" w:sz="0" w:space="0" w:color="auto"/>
                            <w:bottom w:val="none" w:sz="0" w:space="0" w:color="auto"/>
                            <w:right w:val="none" w:sz="0" w:space="0" w:color="auto"/>
                          </w:divBdr>
                        </w:div>
                      </w:divsChild>
                    </w:div>
                    <w:div w:id="1027176688">
                      <w:marLeft w:val="0"/>
                      <w:marRight w:val="0"/>
                      <w:marTop w:val="0"/>
                      <w:marBottom w:val="0"/>
                      <w:divBdr>
                        <w:top w:val="none" w:sz="0" w:space="0" w:color="auto"/>
                        <w:left w:val="none" w:sz="0" w:space="0" w:color="auto"/>
                        <w:bottom w:val="none" w:sz="0" w:space="0" w:color="auto"/>
                        <w:right w:val="none" w:sz="0" w:space="0" w:color="auto"/>
                      </w:divBdr>
                      <w:divsChild>
                        <w:div w:id="1869178318">
                          <w:marLeft w:val="0"/>
                          <w:marRight w:val="0"/>
                          <w:marTop w:val="0"/>
                          <w:marBottom w:val="0"/>
                          <w:divBdr>
                            <w:top w:val="none" w:sz="0" w:space="0" w:color="auto"/>
                            <w:left w:val="none" w:sz="0" w:space="0" w:color="auto"/>
                            <w:bottom w:val="none" w:sz="0" w:space="0" w:color="auto"/>
                            <w:right w:val="none" w:sz="0" w:space="0" w:color="auto"/>
                          </w:divBdr>
                        </w:div>
                      </w:divsChild>
                    </w:div>
                    <w:div w:id="313948647">
                      <w:marLeft w:val="0"/>
                      <w:marRight w:val="0"/>
                      <w:marTop w:val="0"/>
                      <w:marBottom w:val="0"/>
                      <w:divBdr>
                        <w:top w:val="none" w:sz="0" w:space="0" w:color="auto"/>
                        <w:left w:val="none" w:sz="0" w:space="0" w:color="auto"/>
                        <w:bottom w:val="none" w:sz="0" w:space="0" w:color="auto"/>
                        <w:right w:val="none" w:sz="0" w:space="0" w:color="auto"/>
                      </w:divBdr>
                      <w:divsChild>
                        <w:div w:id="961614006">
                          <w:marLeft w:val="0"/>
                          <w:marRight w:val="0"/>
                          <w:marTop w:val="0"/>
                          <w:marBottom w:val="0"/>
                          <w:divBdr>
                            <w:top w:val="none" w:sz="0" w:space="0" w:color="auto"/>
                            <w:left w:val="none" w:sz="0" w:space="0" w:color="auto"/>
                            <w:bottom w:val="none" w:sz="0" w:space="0" w:color="auto"/>
                            <w:right w:val="none" w:sz="0" w:space="0" w:color="auto"/>
                          </w:divBdr>
                        </w:div>
                      </w:divsChild>
                    </w:div>
                    <w:div w:id="1321233359">
                      <w:marLeft w:val="0"/>
                      <w:marRight w:val="0"/>
                      <w:marTop w:val="0"/>
                      <w:marBottom w:val="0"/>
                      <w:divBdr>
                        <w:top w:val="none" w:sz="0" w:space="0" w:color="auto"/>
                        <w:left w:val="none" w:sz="0" w:space="0" w:color="auto"/>
                        <w:bottom w:val="none" w:sz="0" w:space="0" w:color="auto"/>
                        <w:right w:val="none" w:sz="0" w:space="0" w:color="auto"/>
                      </w:divBdr>
                      <w:divsChild>
                        <w:div w:id="1357076795">
                          <w:marLeft w:val="0"/>
                          <w:marRight w:val="0"/>
                          <w:marTop w:val="0"/>
                          <w:marBottom w:val="0"/>
                          <w:divBdr>
                            <w:top w:val="none" w:sz="0" w:space="0" w:color="auto"/>
                            <w:left w:val="none" w:sz="0" w:space="0" w:color="auto"/>
                            <w:bottom w:val="none" w:sz="0" w:space="0" w:color="auto"/>
                            <w:right w:val="none" w:sz="0" w:space="0" w:color="auto"/>
                          </w:divBdr>
                        </w:div>
                      </w:divsChild>
                    </w:div>
                    <w:div w:id="1633514589">
                      <w:marLeft w:val="0"/>
                      <w:marRight w:val="0"/>
                      <w:marTop w:val="0"/>
                      <w:marBottom w:val="0"/>
                      <w:divBdr>
                        <w:top w:val="none" w:sz="0" w:space="0" w:color="auto"/>
                        <w:left w:val="none" w:sz="0" w:space="0" w:color="auto"/>
                        <w:bottom w:val="none" w:sz="0" w:space="0" w:color="auto"/>
                        <w:right w:val="none" w:sz="0" w:space="0" w:color="auto"/>
                      </w:divBdr>
                      <w:divsChild>
                        <w:div w:id="310256445">
                          <w:marLeft w:val="0"/>
                          <w:marRight w:val="0"/>
                          <w:marTop w:val="0"/>
                          <w:marBottom w:val="0"/>
                          <w:divBdr>
                            <w:top w:val="none" w:sz="0" w:space="0" w:color="auto"/>
                            <w:left w:val="none" w:sz="0" w:space="0" w:color="auto"/>
                            <w:bottom w:val="none" w:sz="0" w:space="0" w:color="auto"/>
                            <w:right w:val="none" w:sz="0" w:space="0" w:color="auto"/>
                          </w:divBdr>
                        </w:div>
                      </w:divsChild>
                    </w:div>
                    <w:div w:id="742263051">
                      <w:marLeft w:val="0"/>
                      <w:marRight w:val="0"/>
                      <w:marTop w:val="0"/>
                      <w:marBottom w:val="0"/>
                      <w:divBdr>
                        <w:top w:val="none" w:sz="0" w:space="0" w:color="auto"/>
                        <w:left w:val="none" w:sz="0" w:space="0" w:color="auto"/>
                        <w:bottom w:val="none" w:sz="0" w:space="0" w:color="auto"/>
                        <w:right w:val="none" w:sz="0" w:space="0" w:color="auto"/>
                      </w:divBdr>
                      <w:divsChild>
                        <w:div w:id="1024861978">
                          <w:marLeft w:val="0"/>
                          <w:marRight w:val="0"/>
                          <w:marTop w:val="0"/>
                          <w:marBottom w:val="0"/>
                          <w:divBdr>
                            <w:top w:val="none" w:sz="0" w:space="0" w:color="auto"/>
                            <w:left w:val="none" w:sz="0" w:space="0" w:color="auto"/>
                            <w:bottom w:val="none" w:sz="0" w:space="0" w:color="auto"/>
                            <w:right w:val="none" w:sz="0" w:space="0" w:color="auto"/>
                          </w:divBdr>
                        </w:div>
                      </w:divsChild>
                    </w:div>
                    <w:div w:id="1585992528">
                      <w:marLeft w:val="0"/>
                      <w:marRight w:val="0"/>
                      <w:marTop w:val="0"/>
                      <w:marBottom w:val="0"/>
                      <w:divBdr>
                        <w:top w:val="none" w:sz="0" w:space="0" w:color="auto"/>
                        <w:left w:val="none" w:sz="0" w:space="0" w:color="auto"/>
                        <w:bottom w:val="none" w:sz="0" w:space="0" w:color="auto"/>
                        <w:right w:val="none" w:sz="0" w:space="0" w:color="auto"/>
                      </w:divBdr>
                      <w:divsChild>
                        <w:div w:id="2118284602">
                          <w:marLeft w:val="0"/>
                          <w:marRight w:val="0"/>
                          <w:marTop w:val="0"/>
                          <w:marBottom w:val="0"/>
                          <w:divBdr>
                            <w:top w:val="none" w:sz="0" w:space="0" w:color="auto"/>
                            <w:left w:val="none" w:sz="0" w:space="0" w:color="auto"/>
                            <w:bottom w:val="none" w:sz="0" w:space="0" w:color="auto"/>
                            <w:right w:val="none" w:sz="0" w:space="0" w:color="auto"/>
                          </w:divBdr>
                        </w:div>
                      </w:divsChild>
                    </w:div>
                    <w:div w:id="560865799">
                      <w:marLeft w:val="0"/>
                      <w:marRight w:val="0"/>
                      <w:marTop w:val="0"/>
                      <w:marBottom w:val="0"/>
                      <w:divBdr>
                        <w:top w:val="none" w:sz="0" w:space="0" w:color="auto"/>
                        <w:left w:val="none" w:sz="0" w:space="0" w:color="auto"/>
                        <w:bottom w:val="none" w:sz="0" w:space="0" w:color="auto"/>
                        <w:right w:val="none" w:sz="0" w:space="0" w:color="auto"/>
                      </w:divBdr>
                      <w:divsChild>
                        <w:div w:id="836188799">
                          <w:marLeft w:val="0"/>
                          <w:marRight w:val="0"/>
                          <w:marTop w:val="0"/>
                          <w:marBottom w:val="0"/>
                          <w:divBdr>
                            <w:top w:val="none" w:sz="0" w:space="0" w:color="auto"/>
                            <w:left w:val="none" w:sz="0" w:space="0" w:color="auto"/>
                            <w:bottom w:val="none" w:sz="0" w:space="0" w:color="auto"/>
                            <w:right w:val="none" w:sz="0" w:space="0" w:color="auto"/>
                          </w:divBdr>
                        </w:div>
                      </w:divsChild>
                    </w:div>
                    <w:div w:id="591276368">
                      <w:marLeft w:val="0"/>
                      <w:marRight w:val="0"/>
                      <w:marTop w:val="0"/>
                      <w:marBottom w:val="0"/>
                      <w:divBdr>
                        <w:top w:val="none" w:sz="0" w:space="0" w:color="auto"/>
                        <w:left w:val="none" w:sz="0" w:space="0" w:color="auto"/>
                        <w:bottom w:val="none" w:sz="0" w:space="0" w:color="auto"/>
                        <w:right w:val="none" w:sz="0" w:space="0" w:color="auto"/>
                      </w:divBdr>
                      <w:divsChild>
                        <w:div w:id="2136562448">
                          <w:marLeft w:val="0"/>
                          <w:marRight w:val="0"/>
                          <w:marTop w:val="0"/>
                          <w:marBottom w:val="0"/>
                          <w:divBdr>
                            <w:top w:val="none" w:sz="0" w:space="0" w:color="auto"/>
                            <w:left w:val="none" w:sz="0" w:space="0" w:color="auto"/>
                            <w:bottom w:val="none" w:sz="0" w:space="0" w:color="auto"/>
                            <w:right w:val="none" w:sz="0" w:space="0" w:color="auto"/>
                          </w:divBdr>
                        </w:div>
                      </w:divsChild>
                    </w:div>
                    <w:div w:id="2084914807">
                      <w:marLeft w:val="0"/>
                      <w:marRight w:val="0"/>
                      <w:marTop w:val="0"/>
                      <w:marBottom w:val="0"/>
                      <w:divBdr>
                        <w:top w:val="none" w:sz="0" w:space="0" w:color="auto"/>
                        <w:left w:val="none" w:sz="0" w:space="0" w:color="auto"/>
                        <w:bottom w:val="none" w:sz="0" w:space="0" w:color="auto"/>
                        <w:right w:val="none" w:sz="0" w:space="0" w:color="auto"/>
                      </w:divBdr>
                      <w:divsChild>
                        <w:div w:id="1858931005">
                          <w:marLeft w:val="0"/>
                          <w:marRight w:val="0"/>
                          <w:marTop w:val="0"/>
                          <w:marBottom w:val="0"/>
                          <w:divBdr>
                            <w:top w:val="none" w:sz="0" w:space="0" w:color="auto"/>
                            <w:left w:val="none" w:sz="0" w:space="0" w:color="auto"/>
                            <w:bottom w:val="none" w:sz="0" w:space="0" w:color="auto"/>
                            <w:right w:val="none" w:sz="0" w:space="0" w:color="auto"/>
                          </w:divBdr>
                        </w:div>
                      </w:divsChild>
                    </w:div>
                    <w:div w:id="837967002">
                      <w:marLeft w:val="0"/>
                      <w:marRight w:val="0"/>
                      <w:marTop w:val="0"/>
                      <w:marBottom w:val="0"/>
                      <w:divBdr>
                        <w:top w:val="none" w:sz="0" w:space="0" w:color="auto"/>
                        <w:left w:val="none" w:sz="0" w:space="0" w:color="auto"/>
                        <w:bottom w:val="none" w:sz="0" w:space="0" w:color="auto"/>
                        <w:right w:val="none" w:sz="0" w:space="0" w:color="auto"/>
                      </w:divBdr>
                      <w:divsChild>
                        <w:div w:id="1457137481">
                          <w:marLeft w:val="0"/>
                          <w:marRight w:val="0"/>
                          <w:marTop w:val="0"/>
                          <w:marBottom w:val="0"/>
                          <w:divBdr>
                            <w:top w:val="none" w:sz="0" w:space="0" w:color="auto"/>
                            <w:left w:val="none" w:sz="0" w:space="0" w:color="auto"/>
                            <w:bottom w:val="none" w:sz="0" w:space="0" w:color="auto"/>
                            <w:right w:val="none" w:sz="0" w:space="0" w:color="auto"/>
                          </w:divBdr>
                        </w:div>
                      </w:divsChild>
                    </w:div>
                    <w:div w:id="1304894499">
                      <w:marLeft w:val="0"/>
                      <w:marRight w:val="0"/>
                      <w:marTop w:val="0"/>
                      <w:marBottom w:val="0"/>
                      <w:divBdr>
                        <w:top w:val="none" w:sz="0" w:space="0" w:color="auto"/>
                        <w:left w:val="none" w:sz="0" w:space="0" w:color="auto"/>
                        <w:bottom w:val="none" w:sz="0" w:space="0" w:color="auto"/>
                        <w:right w:val="none" w:sz="0" w:space="0" w:color="auto"/>
                      </w:divBdr>
                      <w:divsChild>
                        <w:div w:id="293995742">
                          <w:marLeft w:val="0"/>
                          <w:marRight w:val="0"/>
                          <w:marTop w:val="0"/>
                          <w:marBottom w:val="0"/>
                          <w:divBdr>
                            <w:top w:val="none" w:sz="0" w:space="0" w:color="auto"/>
                            <w:left w:val="none" w:sz="0" w:space="0" w:color="auto"/>
                            <w:bottom w:val="none" w:sz="0" w:space="0" w:color="auto"/>
                            <w:right w:val="none" w:sz="0" w:space="0" w:color="auto"/>
                          </w:divBdr>
                        </w:div>
                      </w:divsChild>
                    </w:div>
                    <w:div w:id="1964191992">
                      <w:marLeft w:val="0"/>
                      <w:marRight w:val="0"/>
                      <w:marTop w:val="0"/>
                      <w:marBottom w:val="0"/>
                      <w:divBdr>
                        <w:top w:val="none" w:sz="0" w:space="0" w:color="auto"/>
                        <w:left w:val="none" w:sz="0" w:space="0" w:color="auto"/>
                        <w:bottom w:val="none" w:sz="0" w:space="0" w:color="auto"/>
                        <w:right w:val="none" w:sz="0" w:space="0" w:color="auto"/>
                      </w:divBdr>
                      <w:divsChild>
                        <w:div w:id="129907352">
                          <w:marLeft w:val="0"/>
                          <w:marRight w:val="0"/>
                          <w:marTop w:val="0"/>
                          <w:marBottom w:val="0"/>
                          <w:divBdr>
                            <w:top w:val="none" w:sz="0" w:space="0" w:color="auto"/>
                            <w:left w:val="none" w:sz="0" w:space="0" w:color="auto"/>
                            <w:bottom w:val="none" w:sz="0" w:space="0" w:color="auto"/>
                            <w:right w:val="none" w:sz="0" w:space="0" w:color="auto"/>
                          </w:divBdr>
                        </w:div>
                      </w:divsChild>
                    </w:div>
                    <w:div w:id="1090348405">
                      <w:marLeft w:val="0"/>
                      <w:marRight w:val="0"/>
                      <w:marTop w:val="0"/>
                      <w:marBottom w:val="0"/>
                      <w:divBdr>
                        <w:top w:val="none" w:sz="0" w:space="0" w:color="auto"/>
                        <w:left w:val="none" w:sz="0" w:space="0" w:color="auto"/>
                        <w:bottom w:val="none" w:sz="0" w:space="0" w:color="auto"/>
                        <w:right w:val="none" w:sz="0" w:space="0" w:color="auto"/>
                      </w:divBdr>
                      <w:divsChild>
                        <w:div w:id="960914657">
                          <w:marLeft w:val="0"/>
                          <w:marRight w:val="0"/>
                          <w:marTop w:val="0"/>
                          <w:marBottom w:val="0"/>
                          <w:divBdr>
                            <w:top w:val="none" w:sz="0" w:space="0" w:color="auto"/>
                            <w:left w:val="none" w:sz="0" w:space="0" w:color="auto"/>
                            <w:bottom w:val="none" w:sz="0" w:space="0" w:color="auto"/>
                            <w:right w:val="none" w:sz="0" w:space="0" w:color="auto"/>
                          </w:divBdr>
                        </w:div>
                      </w:divsChild>
                    </w:div>
                    <w:div w:id="1365792183">
                      <w:marLeft w:val="0"/>
                      <w:marRight w:val="0"/>
                      <w:marTop w:val="0"/>
                      <w:marBottom w:val="0"/>
                      <w:divBdr>
                        <w:top w:val="none" w:sz="0" w:space="0" w:color="auto"/>
                        <w:left w:val="none" w:sz="0" w:space="0" w:color="auto"/>
                        <w:bottom w:val="none" w:sz="0" w:space="0" w:color="auto"/>
                        <w:right w:val="none" w:sz="0" w:space="0" w:color="auto"/>
                      </w:divBdr>
                      <w:divsChild>
                        <w:div w:id="1515194961">
                          <w:marLeft w:val="0"/>
                          <w:marRight w:val="0"/>
                          <w:marTop w:val="0"/>
                          <w:marBottom w:val="0"/>
                          <w:divBdr>
                            <w:top w:val="none" w:sz="0" w:space="0" w:color="auto"/>
                            <w:left w:val="none" w:sz="0" w:space="0" w:color="auto"/>
                            <w:bottom w:val="none" w:sz="0" w:space="0" w:color="auto"/>
                            <w:right w:val="none" w:sz="0" w:space="0" w:color="auto"/>
                          </w:divBdr>
                        </w:div>
                      </w:divsChild>
                    </w:div>
                    <w:div w:id="1627005419">
                      <w:marLeft w:val="0"/>
                      <w:marRight w:val="0"/>
                      <w:marTop w:val="0"/>
                      <w:marBottom w:val="0"/>
                      <w:divBdr>
                        <w:top w:val="none" w:sz="0" w:space="0" w:color="auto"/>
                        <w:left w:val="none" w:sz="0" w:space="0" w:color="auto"/>
                        <w:bottom w:val="none" w:sz="0" w:space="0" w:color="auto"/>
                        <w:right w:val="none" w:sz="0" w:space="0" w:color="auto"/>
                      </w:divBdr>
                      <w:divsChild>
                        <w:div w:id="1585455959">
                          <w:marLeft w:val="0"/>
                          <w:marRight w:val="0"/>
                          <w:marTop w:val="0"/>
                          <w:marBottom w:val="0"/>
                          <w:divBdr>
                            <w:top w:val="none" w:sz="0" w:space="0" w:color="auto"/>
                            <w:left w:val="none" w:sz="0" w:space="0" w:color="auto"/>
                            <w:bottom w:val="none" w:sz="0" w:space="0" w:color="auto"/>
                            <w:right w:val="none" w:sz="0" w:space="0" w:color="auto"/>
                          </w:divBdr>
                        </w:div>
                      </w:divsChild>
                    </w:div>
                    <w:div w:id="691758908">
                      <w:marLeft w:val="0"/>
                      <w:marRight w:val="0"/>
                      <w:marTop w:val="0"/>
                      <w:marBottom w:val="0"/>
                      <w:divBdr>
                        <w:top w:val="none" w:sz="0" w:space="0" w:color="auto"/>
                        <w:left w:val="none" w:sz="0" w:space="0" w:color="auto"/>
                        <w:bottom w:val="none" w:sz="0" w:space="0" w:color="auto"/>
                        <w:right w:val="none" w:sz="0" w:space="0" w:color="auto"/>
                      </w:divBdr>
                      <w:divsChild>
                        <w:div w:id="1265262610">
                          <w:marLeft w:val="0"/>
                          <w:marRight w:val="0"/>
                          <w:marTop w:val="0"/>
                          <w:marBottom w:val="0"/>
                          <w:divBdr>
                            <w:top w:val="none" w:sz="0" w:space="0" w:color="auto"/>
                            <w:left w:val="none" w:sz="0" w:space="0" w:color="auto"/>
                            <w:bottom w:val="none" w:sz="0" w:space="0" w:color="auto"/>
                            <w:right w:val="none" w:sz="0" w:space="0" w:color="auto"/>
                          </w:divBdr>
                        </w:div>
                      </w:divsChild>
                    </w:div>
                    <w:div w:id="213658508">
                      <w:marLeft w:val="0"/>
                      <w:marRight w:val="0"/>
                      <w:marTop w:val="0"/>
                      <w:marBottom w:val="0"/>
                      <w:divBdr>
                        <w:top w:val="none" w:sz="0" w:space="0" w:color="auto"/>
                        <w:left w:val="none" w:sz="0" w:space="0" w:color="auto"/>
                        <w:bottom w:val="none" w:sz="0" w:space="0" w:color="auto"/>
                        <w:right w:val="none" w:sz="0" w:space="0" w:color="auto"/>
                      </w:divBdr>
                      <w:divsChild>
                        <w:div w:id="21251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422914">
      <w:bodyDiv w:val="1"/>
      <w:marLeft w:val="0"/>
      <w:marRight w:val="0"/>
      <w:marTop w:val="0"/>
      <w:marBottom w:val="0"/>
      <w:divBdr>
        <w:top w:val="none" w:sz="0" w:space="0" w:color="auto"/>
        <w:left w:val="none" w:sz="0" w:space="0" w:color="auto"/>
        <w:bottom w:val="none" w:sz="0" w:space="0" w:color="auto"/>
        <w:right w:val="none" w:sz="0" w:space="0" w:color="auto"/>
      </w:divBdr>
    </w:div>
    <w:div w:id="2044011454">
      <w:bodyDiv w:val="1"/>
      <w:marLeft w:val="0"/>
      <w:marRight w:val="0"/>
      <w:marTop w:val="0"/>
      <w:marBottom w:val="0"/>
      <w:divBdr>
        <w:top w:val="none" w:sz="0" w:space="0" w:color="auto"/>
        <w:left w:val="none" w:sz="0" w:space="0" w:color="auto"/>
        <w:bottom w:val="none" w:sz="0" w:space="0" w:color="auto"/>
        <w:right w:val="none" w:sz="0" w:space="0" w:color="auto"/>
      </w:divBdr>
      <w:divsChild>
        <w:div w:id="1883055143">
          <w:marLeft w:val="0"/>
          <w:marRight w:val="0"/>
          <w:marTop w:val="0"/>
          <w:marBottom w:val="0"/>
          <w:divBdr>
            <w:top w:val="none" w:sz="0" w:space="0" w:color="auto"/>
            <w:left w:val="none" w:sz="0" w:space="0" w:color="auto"/>
            <w:bottom w:val="none" w:sz="0" w:space="0" w:color="auto"/>
            <w:right w:val="none" w:sz="0" w:space="0" w:color="auto"/>
          </w:divBdr>
          <w:divsChild>
            <w:div w:id="626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uthtmc.sharepoint.com/:u:/r/sites/SPHDETECT-RPC/Shared%20Documents/DETECT%20R01%202018/Manuscripts/Brianna%20Morri%20-%20APS%205%20year%20year%20update/tables/section%205%20-%20consort%20diagrams_visio.vsdx?d=w3b5e7bba29884890aac578c31ec1647b&amp;csf=1&amp;web=1&amp;e=Afgu8g" TargetMode="External"/><Relationship Id="rId2" Type="http://schemas.openxmlformats.org/officeDocument/2006/relationships/hyperlink" Target="https://uthtmc.sharepoint.com/:u:/r/sites/SPHDETECT-RPC/Shared%20Documents/DETECT%20R01%202018/Manuscripts/Brianna%20Morri%20-%20APS%205%20year%20year%20update/tables/section%205%20-%20consort%20diagrams_visio.vsdx?d=w3b5e7bba29884890aac578c31ec1647b&amp;csf=1&amp;web=1&amp;e=Afgu8g" TargetMode="External"/><Relationship Id="rId1" Type="http://schemas.openxmlformats.org/officeDocument/2006/relationships/hyperlink" Target="https://uthtmc.sharepoint.com/:u:/r/sites/SPHDETECT-RPC/Shared%20Documents/DETECT%20R01%202018/Manuscripts/Brianna%20Morri%20-%20APS%205%20year%20year%20update/tables/section%205%20-%20consort%20diagrams_visio.vsdx?d=w3b5e7bba29884890aac578c31ec1647b&amp;csf=1&amp;web=1&amp;e=Afgu8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C8767040BB6441BD7D56223DC4FC3F" ma:contentTypeVersion="15" ma:contentTypeDescription="Create a new document." ma:contentTypeScope="" ma:versionID="685d77ec25347fa29da972ee1600611a">
  <xsd:schema xmlns:xsd="http://www.w3.org/2001/XMLSchema" xmlns:xs="http://www.w3.org/2001/XMLSchema" xmlns:p="http://schemas.microsoft.com/office/2006/metadata/properties" xmlns:ns2="3c0ad620-eec9-4fb1-a988-8408d8808d18" xmlns:ns3="4c676850-fb7c-4cf7-be9e-e37a91966dbf" targetNamespace="http://schemas.microsoft.com/office/2006/metadata/properties" ma:root="true" ma:fieldsID="fda4267b7ee0a5d786db9bf551f2c5c0" ns2:_="" ns3:_="">
    <xsd:import namespace="3c0ad620-eec9-4fb1-a988-8408d8808d18"/>
    <xsd:import namespace="4c676850-fb7c-4cf7-be9e-e37a91966d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ad620-eec9-4fb1-a988-8408d8808d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676850-fb7c-4cf7-be9e-e37a91966d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e5734be-331e-4ee0-b839-a3182f2ac80b}" ma:internalName="TaxCatchAll" ma:showField="CatchAllData" ma:web="4c676850-fb7c-4cf7-be9e-e37a91966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0ad620-eec9-4fb1-a988-8408d8808d18">
      <Terms xmlns="http://schemas.microsoft.com/office/infopath/2007/PartnerControls"/>
    </lcf76f155ced4ddcb4097134ff3c332f>
    <TaxCatchAll xmlns="4c676850-fb7c-4cf7-be9e-e37a91966dbf" xsi:nil="true"/>
  </documentManagement>
</p:properties>
</file>

<file path=customXml/itemProps1.xml><?xml version="1.0" encoding="utf-8"?>
<ds:datastoreItem xmlns:ds="http://schemas.openxmlformats.org/officeDocument/2006/customXml" ds:itemID="{24AD863D-F5C1-4D54-A841-FCE2C217518E}"/>
</file>

<file path=customXml/itemProps2.xml><?xml version="1.0" encoding="utf-8"?>
<ds:datastoreItem xmlns:ds="http://schemas.openxmlformats.org/officeDocument/2006/customXml" ds:itemID="{EC1EE107-4888-4915-806D-2C31885D9FA7}"/>
</file>

<file path=customXml/itemProps3.xml><?xml version="1.0" encoding="utf-8"?>
<ds:datastoreItem xmlns:ds="http://schemas.openxmlformats.org/officeDocument/2006/customXml" ds:itemID="{34936ECB-2723-4434-886B-787EF55A5E0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Mahady, Morrigan</dc:creator>
  <keywords/>
  <dc:description/>
  <lastModifiedBy>Burzynski, Brianna</lastModifiedBy>
  <revision>6</revision>
  <dcterms:created xsi:type="dcterms:W3CDTF">2025-04-09T16:15:00.0000000Z</dcterms:created>
  <dcterms:modified xsi:type="dcterms:W3CDTF">2025-04-17T19:31:21.2057400Z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id="6YgauEsP"/&gt;&lt;style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y fmtid="{D5CDD505-2E9C-101B-9397-08002B2CF9AE}" pid="4" name="ContentTypeId">
    <vt:lpwstr>0x0101007BC8767040BB6441BD7D56223DC4FC3F</vt:lpwstr>
  </property>
  <property fmtid="{D5CDD505-2E9C-101B-9397-08002B2CF9AE}" pid="5" name="MediaServiceImageTags">
    <vt:lpwstr/>
  </property>
</Properties>
</file>